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F1FCA" w14:textId="77777777" w:rsidR="00927D1C" w:rsidRPr="00927D1C" w:rsidRDefault="00927D1C" w:rsidP="00927D1C">
      <w:pPr>
        <w:spacing w:line="256" w:lineRule="auto"/>
        <w:jc w:val="center"/>
        <w:rPr>
          <w:rFonts w:ascii="Calibri" w:eastAsia="Calibri" w:hAnsi="Calibri" w:cs="Calibri"/>
          <w:sz w:val="44"/>
          <w:szCs w:val="44"/>
        </w:rPr>
      </w:pPr>
      <w:r w:rsidRPr="00927D1C">
        <w:rPr>
          <w:rFonts w:ascii="Calibri" w:eastAsia="Calibri" w:hAnsi="Calibri" w:cs="Calibri"/>
          <w:sz w:val="44"/>
          <w:szCs w:val="44"/>
        </w:rPr>
        <w:t>Pannon Egyetem</w:t>
      </w:r>
    </w:p>
    <w:p w14:paraId="34234753"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Műszaki Informatikai Kar</w:t>
      </w:r>
    </w:p>
    <w:p w14:paraId="487404CF"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Rendszer- és Számítástudományi Tanszék</w:t>
      </w:r>
    </w:p>
    <w:p w14:paraId="25E941E2"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Pr>
          <w:rFonts w:ascii="Times New Roman" w:eastAsia="Times New Roman" w:hAnsi="Times New Roman" w:cs="Times New Roman"/>
          <w:sz w:val="32"/>
          <w:szCs w:val="32"/>
          <w:lang w:eastAsia="hu-HU"/>
        </w:rPr>
        <w:t>mérnök</w:t>
      </w:r>
      <w:r w:rsidRPr="00927D1C">
        <w:rPr>
          <w:rFonts w:ascii="Times New Roman" w:eastAsia="Times New Roman" w:hAnsi="Times New Roman" w:cs="Times New Roman"/>
          <w:sz w:val="32"/>
          <w:szCs w:val="32"/>
          <w:lang w:eastAsia="hu-HU"/>
        </w:rPr>
        <w:t>informatikus BSc</w:t>
      </w:r>
    </w:p>
    <w:p w14:paraId="009135E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8"/>
          <w:szCs w:val="48"/>
          <w:lang w:eastAsia="hu-HU"/>
        </w:rPr>
      </w:pPr>
      <w:r w:rsidRPr="00927D1C">
        <w:rPr>
          <w:rFonts w:ascii="Times New Roman" w:eastAsia="Times New Roman" w:hAnsi="Times New Roman" w:cs="Times New Roman"/>
          <w:sz w:val="48"/>
          <w:szCs w:val="48"/>
          <w:lang w:eastAsia="hu-HU"/>
        </w:rPr>
        <w:t>SZAKDOLGOZAT</w:t>
      </w:r>
    </w:p>
    <w:p w14:paraId="5DCE68C3" w14:textId="7653BAAC" w:rsidR="00927D1C" w:rsidRPr="00927D1C" w:rsidRDefault="007A49E6" w:rsidP="007A49E6">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sidRPr="007A49E6">
        <w:rPr>
          <w:rFonts w:ascii="Times New Roman" w:eastAsia="Times New Roman" w:hAnsi="Times New Roman" w:cs="Times New Roman"/>
          <w:sz w:val="40"/>
          <w:szCs w:val="40"/>
          <w:lang w:eastAsia="hu-HU"/>
        </w:rPr>
        <w:t xml:space="preserve">Vendéglátói szálláshelyek csoportos </w:t>
      </w:r>
      <w:r>
        <w:rPr>
          <w:rFonts w:ascii="Times New Roman" w:eastAsia="Times New Roman" w:hAnsi="Times New Roman" w:cs="Times New Roman"/>
          <w:sz w:val="40"/>
          <w:szCs w:val="40"/>
          <w:lang w:eastAsia="hu-HU"/>
        </w:rPr>
        <w:t xml:space="preserve">foglalását megvalósító rendszer </w:t>
      </w:r>
      <w:r w:rsidRPr="007A49E6">
        <w:rPr>
          <w:rFonts w:ascii="Times New Roman" w:eastAsia="Times New Roman" w:hAnsi="Times New Roman" w:cs="Times New Roman"/>
          <w:sz w:val="40"/>
          <w:szCs w:val="40"/>
          <w:lang w:eastAsia="hu-HU"/>
        </w:rPr>
        <w:t>fejlesztése</w:t>
      </w:r>
    </w:p>
    <w:p w14:paraId="5295EC5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Pr>
          <w:rFonts w:ascii="Times New Roman" w:eastAsia="Times New Roman" w:hAnsi="Times New Roman" w:cs="Times New Roman"/>
          <w:sz w:val="40"/>
          <w:szCs w:val="40"/>
          <w:lang w:eastAsia="hu-HU"/>
        </w:rPr>
        <w:t>Rozsenich Balázs</w:t>
      </w:r>
    </w:p>
    <w:p w14:paraId="5C9983D3" w14:textId="77777777" w:rsidR="00927D1C" w:rsidRPr="00927D1C" w:rsidRDefault="00927D1C" w:rsidP="00927D1C">
      <w:pPr>
        <w:spacing w:line="256" w:lineRule="auto"/>
        <w:rPr>
          <w:rFonts w:ascii="Calibri" w:eastAsia="Calibri" w:hAnsi="Calibri" w:cs="Calibri"/>
          <w:lang w:eastAsia="hu-HU"/>
        </w:rPr>
      </w:pPr>
    </w:p>
    <w:p w14:paraId="08631FE8" w14:textId="77777777" w:rsidR="00927D1C" w:rsidRPr="00927D1C" w:rsidRDefault="00927D1C" w:rsidP="00927D1C">
      <w:pPr>
        <w:spacing w:line="256" w:lineRule="auto"/>
        <w:rPr>
          <w:rFonts w:ascii="Calibri" w:eastAsia="Calibri" w:hAnsi="Calibri" w:cs="Calibri"/>
          <w:lang w:eastAsia="hu-HU"/>
        </w:rPr>
      </w:pPr>
    </w:p>
    <w:p w14:paraId="5DCBAA1F" w14:textId="77777777" w:rsidR="00927D1C" w:rsidRPr="00927D1C" w:rsidRDefault="00927D1C" w:rsidP="00927D1C">
      <w:pPr>
        <w:spacing w:line="256" w:lineRule="auto"/>
        <w:rPr>
          <w:rFonts w:ascii="Calibri" w:eastAsia="Calibri" w:hAnsi="Calibri" w:cs="Calibri"/>
          <w:lang w:eastAsia="hu-HU"/>
        </w:rPr>
      </w:pPr>
    </w:p>
    <w:p w14:paraId="694A52DB" w14:textId="77777777" w:rsidR="00927D1C" w:rsidRPr="00927D1C" w:rsidRDefault="00927D1C" w:rsidP="00927D1C">
      <w:pPr>
        <w:spacing w:line="256" w:lineRule="auto"/>
        <w:rPr>
          <w:rFonts w:ascii="Calibri" w:eastAsia="Calibri" w:hAnsi="Calibri" w:cs="Calibri"/>
          <w:lang w:eastAsia="hu-HU"/>
        </w:rPr>
      </w:pPr>
    </w:p>
    <w:p w14:paraId="63599577"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Témavezető: Frits Márton</w:t>
      </w:r>
    </w:p>
    <w:p w14:paraId="7EC7E45F"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201</w:t>
      </w:r>
      <w:bookmarkStart w:id="0" w:name="_Toc404456061"/>
      <w:bookmarkEnd w:id="0"/>
      <w:r>
        <w:rPr>
          <w:rFonts w:ascii="Times New Roman" w:eastAsia="Times New Roman" w:hAnsi="Times New Roman" w:cs="Times New Roman"/>
          <w:sz w:val="28"/>
          <w:szCs w:val="28"/>
          <w:lang w:eastAsia="hu-HU"/>
        </w:rPr>
        <w:t>5</w:t>
      </w:r>
    </w:p>
    <w:p w14:paraId="5591112A" w14:textId="77777777" w:rsidR="008C768E" w:rsidRPr="00964772" w:rsidRDefault="008C768E">
      <w:pPr>
        <w:rPr>
          <w:sz w:val="24"/>
          <w:szCs w:val="24"/>
        </w:rPr>
      </w:pPr>
      <w:r w:rsidRPr="00964772">
        <w:rPr>
          <w:sz w:val="24"/>
          <w:szCs w:val="24"/>
        </w:rPr>
        <w:br w:type="page"/>
      </w:r>
    </w:p>
    <w:p w14:paraId="394C4D74" w14:textId="45F4A50F" w:rsidR="000239CA" w:rsidRPr="000239CA" w:rsidRDefault="008C768E" w:rsidP="000239CA">
      <w:pPr>
        <w:pStyle w:val="ThesisH1"/>
        <w:jc w:val="left"/>
      </w:pPr>
      <w:bookmarkStart w:id="1" w:name="_Toc417059511"/>
      <w:r w:rsidRPr="00964772">
        <w:lastRenderedPageBreak/>
        <w:t>Feladatkiírás</w:t>
      </w:r>
      <w:bookmarkEnd w:id="1"/>
    </w:p>
    <w:p w14:paraId="12707986" w14:textId="77777777" w:rsidR="000239CA" w:rsidRDefault="000239CA">
      <w:pPr>
        <w:rPr>
          <w:rFonts w:ascii="Arial" w:eastAsiaTheme="majorEastAsia" w:hAnsi="Arial" w:cstheme="majorBidi"/>
          <w:b/>
          <w:sz w:val="24"/>
          <w:szCs w:val="24"/>
        </w:rPr>
      </w:pPr>
      <w:r>
        <w:rPr>
          <w:sz w:val="24"/>
          <w:szCs w:val="24"/>
        </w:rPr>
        <w:br w:type="page"/>
      </w:r>
    </w:p>
    <w:p w14:paraId="3F4422C6" w14:textId="77777777" w:rsidR="008C768E" w:rsidRPr="000239CA" w:rsidRDefault="008C768E" w:rsidP="000239CA">
      <w:pPr>
        <w:pStyle w:val="ThesisH1"/>
        <w:jc w:val="left"/>
      </w:pPr>
      <w:bookmarkStart w:id="2" w:name="_Toc417059512"/>
      <w:r w:rsidRPr="00964772">
        <w:lastRenderedPageBreak/>
        <w:t>Nyilatkozat</w:t>
      </w:r>
      <w:bookmarkEnd w:id="2"/>
    </w:p>
    <w:p w14:paraId="33F6D248"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hallgató, kijelentem, hogy a dolgozatot a Pannon Egyetem </w:t>
      </w:r>
      <w:r w:rsidR="00AA7E3A" w:rsidRPr="00964772">
        <w:rPr>
          <w:rFonts w:ascii="Times New Roman" w:hAnsi="Times New Roman" w:cs="Times New Roman"/>
          <w:i/>
          <w:sz w:val="24"/>
          <w:szCs w:val="24"/>
        </w:rPr>
        <w:t>Rendszer- és Számítástudományi tanszék</w:t>
      </w:r>
      <w:r w:rsidRPr="00964772">
        <w:rPr>
          <w:rFonts w:ascii="Times New Roman" w:hAnsi="Times New Roman" w:cs="Times New Roman"/>
          <w:sz w:val="24"/>
          <w:szCs w:val="24"/>
        </w:rPr>
        <w:t xml:space="preserve"> tanszékén készítettem a </w:t>
      </w:r>
      <w:r w:rsidR="00AA7E3A" w:rsidRPr="00964772">
        <w:rPr>
          <w:rFonts w:ascii="Times New Roman" w:hAnsi="Times New Roman" w:cs="Times New Roman"/>
          <w:i/>
          <w:color w:val="000000"/>
          <w:sz w:val="24"/>
          <w:szCs w:val="24"/>
        </w:rPr>
        <w:t>mérnökinformatikus</w:t>
      </w:r>
      <w:r w:rsidR="00AA7E3A"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1EEDF185"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Kijelentem, hogy a dolgozatban lévő érdemi rész saját munkám eredménye, az érdemi részen kívül csak a hivatkozott forrásokat (szakirodalom, eszközök, stb.) használtam fel. </w:t>
      </w:r>
    </w:p>
    <w:p w14:paraId="29573B3B" w14:textId="262DA520" w:rsidR="008C768E" w:rsidRPr="00964772" w:rsidRDefault="008C768E" w:rsidP="008C768E">
      <w:pPr>
        <w:widowControl w:val="0"/>
        <w:autoSpaceDE w:val="0"/>
        <w:autoSpaceDN w:val="0"/>
        <w:adjustRightInd w:val="0"/>
        <w:spacing w:after="613"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Tudomásul veszem, hogy a dolgozatban foglalt eredményeket a Pannon Egyetem, valamint a feladatot kiíró szervezeti egység saját cél</w:t>
      </w:r>
      <w:r w:rsidR="000239CA">
        <w:rPr>
          <w:rFonts w:ascii="Times New Roman" w:hAnsi="Times New Roman" w:cs="Times New Roman"/>
          <w:sz w:val="24"/>
          <w:szCs w:val="24"/>
        </w:rPr>
        <w:t>jaira szabadon felhasználhatja.</w:t>
      </w:r>
    </w:p>
    <w:p w14:paraId="12881DF4" w14:textId="71BE75CC" w:rsidR="008C768E" w:rsidRPr="00964772" w:rsidRDefault="000239CA" w:rsidP="008C768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 április __</w:t>
      </w:r>
    </w:p>
    <w:p w14:paraId="59F57A23" w14:textId="395B6DA0"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06711DB" w14:textId="40298ABD" w:rsidR="00845B1E" w:rsidRPr="00964772" w:rsidRDefault="00845B1E" w:rsidP="00CF7E8E">
      <w:pPr>
        <w:widowControl w:val="0"/>
        <w:tabs>
          <w:tab w:val="left" w:pos="5670"/>
          <w:tab w:val="left" w:pos="5954"/>
          <w:tab w:val="left" w:leader="dot" w:pos="7938"/>
        </w:tabs>
        <w:autoSpaceDE w:val="0"/>
        <w:autoSpaceDN w:val="0"/>
        <w:adjustRightInd w:val="0"/>
        <w:spacing w:after="1125"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Rozsenich Balázs</w:t>
      </w:r>
    </w:p>
    <w:p w14:paraId="7A3CBF39"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Frits Márton</w:t>
      </w:r>
      <w:r w:rsidRPr="00964772">
        <w:rPr>
          <w:rFonts w:ascii="Times New Roman" w:hAnsi="Times New Roman" w:cs="Times New Roman"/>
          <w:sz w:val="24"/>
          <w:szCs w:val="24"/>
        </w:rPr>
        <w:t xml:space="preserve"> témavezető kijelentem, hogy a dolgozatot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a Pannon Egyetem </w:t>
      </w:r>
      <w:r w:rsidR="00AA7E3A" w:rsidRPr="00964772">
        <w:rPr>
          <w:rFonts w:ascii="Times New Roman" w:hAnsi="Times New Roman" w:cs="Times New Roman"/>
          <w:i/>
          <w:sz w:val="24"/>
          <w:szCs w:val="24"/>
        </w:rPr>
        <w:t>Rendszer- és Számítástudományi tanszék</w:t>
      </w:r>
      <w:r w:rsidR="00AA7E3A" w:rsidRPr="00964772">
        <w:rPr>
          <w:rFonts w:ascii="Times New Roman" w:hAnsi="Times New Roman" w:cs="Times New Roman"/>
          <w:sz w:val="24"/>
          <w:szCs w:val="24"/>
        </w:rPr>
        <w:t xml:space="preserve"> </w:t>
      </w:r>
      <w:r w:rsidRPr="00964772">
        <w:rPr>
          <w:rFonts w:ascii="Times New Roman" w:hAnsi="Times New Roman" w:cs="Times New Roman"/>
          <w:sz w:val="24"/>
          <w:szCs w:val="24"/>
        </w:rPr>
        <w:t xml:space="preserve">tanszékén készítette </w:t>
      </w:r>
      <w:r w:rsidR="003C337D" w:rsidRPr="00964772">
        <w:rPr>
          <w:rFonts w:ascii="Times New Roman" w:hAnsi="Times New Roman" w:cs="Times New Roman"/>
          <w:i/>
          <w:color w:val="000000"/>
          <w:sz w:val="24"/>
          <w:szCs w:val="24"/>
        </w:rPr>
        <w:t>mérnökinformatikus</w:t>
      </w:r>
      <w:r w:rsidR="003C337D"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0780D6AF" w14:textId="3E86BBAE" w:rsidR="008C768E" w:rsidRPr="00964772" w:rsidRDefault="008C768E" w:rsidP="00845B1E">
      <w:pPr>
        <w:widowControl w:val="0"/>
        <w:autoSpaceDE w:val="0"/>
        <w:autoSpaceDN w:val="0"/>
        <w:adjustRightInd w:val="0"/>
        <w:spacing w:after="613" w:line="396" w:lineRule="atLeast"/>
        <w:ind w:firstLine="680"/>
        <w:jc w:val="both"/>
        <w:rPr>
          <w:rFonts w:ascii="Times New Roman" w:hAnsi="Times New Roman" w:cs="Times New Roman"/>
          <w:sz w:val="24"/>
          <w:szCs w:val="24"/>
        </w:rPr>
      </w:pPr>
      <w:r w:rsidRPr="00964772">
        <w:rPr>
          <w:rFonts w:ascii="Times New Roman" w:hAnsi="Times New Roman" w:cs="Times New Roman"/>
          <w:sz w:val="24"/>
          <w:szCs w:val="24"/>
        </w:rPr>
        <w:t>Kijelentem, hogy a dolgozat v</w:t>
      </w:r>
      <w:r w:rsidR="000239CA">
        <w:rPr>
          <w:rFonts w:ascii="Times New Roman" w:hAnsi="Times New Roman" w:cs="Times New Roman"/>
          <w:sz w:val="24"/>
          <w:szCs w:val="24"/>
        </w:rPr>
        <w:t>édésre bocsátását engedélyezem.</w:t>
      </w:r>
    </w:p>
    <w:p w14:paraId="2223B9B6" w14:textId="2C5E1EC8" w:rsidR="000239CA" w:rsidRPr="00964772" w:rsidRDefault="000239CA" w:rsidP="00845B1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w:t>
      </w:r>
      <w:r w:rsidR="008C768E" w:rsidRPr="00964772">
        <w:rPr>
          <w:rFonts w:ascii="Times New Roman" w:hAnsi="Times New Roman" w:cs="Times New Roman"/>
          <w:sz w:val="24"/>
          <w:szCs w:val="24"/>
        </w:rPr>
        <w:t xml:space="preserve">. </w:t>
      </w:r>
      <w:r>
        <w:rPr>
          <w:rFonts w:ascii="Times New Roman" w:hAnsi="Times New Roman" w:cs="Times New Roman"/>
          <w:sz w:val="24"/>
          <w:szCs w:val="24"/>
        </w:rPr>
        <w:t>április __</w:t>
      </w:r>
    </w:p>
    <w:p w14:paraId="081623B3" w14:textId="77777777"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558D744" w14:textId="1C47428B" w:rsidR="00845B1E" w:rsidRDefault="00845B1E" w:rsidP="00845B1E">
      <w:pPr>
        <w:widowControl w:val="0"/>
        <w:tabs>
          <w:tab w:val="left" w:pos="5670"/>
          <w:tab w:val="left" w:pos="5954"/>
          <w:tab w:val="left" w:pos="6237"/>
          <w:tab w:val="left" w:leader="dot" w:pos="7938"/>
        </w:tabs>
        <w:autoSpaceDE w:val="0"/>
        <w:autoSpaceDN w:val="0"/>
        <w:adjustRightInd w:val="0"/>
        <w:spacing w:after="508"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Frits Márton</w:t>
      </w:r>
    </w:p>
    <w:p w14:paraId="28783430" w14:textId="77777777" w:rsidR="008C768E" w:rsidRPr="00964772" w:rsidRDefault="008C768E">
      <w:pPr>
        <w:rPr>
          <w:sz w:val="24"/>
          <w:szCs w:val="24"/>
        </w:rPr>
      </w:pPr>
      <w:r w:rsidRPr="00964772">
        <w:rPr>
          <w:sz w:val="24"/>
          <w:szCs w:val="24"/>
        </w:rPr>
        <w:br w:type="page"/>
      </w:r>
    </w:p>
    <w:p w14:paraId="2676CCD0" w14:textId="77777777" w:rsidR="00883FCB" w:rsidRPr="00964772" w:rsidRDefault="00883FCB" w:rsidP="00883FCB">
      <w:pPr>
        <w:pStyle w:val="ThesisH1"/>
        <w:rPr>
          <w:sz w:val="24"/>
          <w:szCs w:val="24"/>
        </w:rPr>
      </w:pPr>
      <w:bookmarkStart w:id="3" w:name="_Toc417059513"/>
      <w:r w:rsidRPr="00964772">
        <w:rPr>
          <w:sz w:val="24"/>
          <w:szCs w:val="24"/>
        </w:rPr>
        <w:lastRenderedPageBreak/>
        <w:t>Köszönetnyilvánítás</w:t>
      </w:r>
      <w:bookmarkEnd w:id="3"/>
    </w:p>
    <w:p w14:paraId="369C03F5" w14:textId="77777777" w:rsidR="00883FCB" w:rsidRPr="00964772" w:rsidRDefault="00883FCB">
      <w:pPr>
        <w:rPr>
          <w:rFonts w:ascii="Arial" w:eastAsiaTheme="majorEastAsia" w:hAnsi="Arial" w:cstheme="majorBidi"/>
          <w:b/>
          <w:sz w:val="24"/>
          <w:szCs w:val="24"/>
        </w:rPr>
      </w:pPr>
      <w:r w:rsidRPr="00964772">
        <w:rPr>
          <w:sz w:val="24"/>
          <w:szCs w:val="24"/>
        </w:rPr>
        <w:br w:type="page"/>
      </w:r>
    </w:p>
    <w:p w14:paraId="57323577" w14:textId="77777777" w:rsidR="00CF7E8E" w:rsidRDefault="00CF7E8E" w:rsidP="00CF7E8E">
      <w:pPr>
        <w:pStyle w:val="ThesisH1"/>
        <w:rPr>
          <w:rFonts w:ascii="Times New Roman" w:hAnsi="Times New Roman" w:cs="Times New Roman"/>
          <w:szCs w:val="28"/>
        </w:rPr>
      </w:pPr>
      <w:bookmarkStart w:id="4" w:name="_Toc416211889"/>
      <w:bookmarkStart w:id="5" w:name="_Toc417059514"/>
      <w:r>
        <w:rPr>
          <w:rFonts w:ascii="Times New Roman" w:hAnsi="Times New Roman" w:cs="Times New Roman"/>
          <w:szCs w:val="28"/>
        </w:rPr>
        <w:lastRenderedPageBreak/>
        <w:t>TARTALMI ÖSSZEFOGLALÓ</w:t>
      </w:r>
      <w:bookmarkEnd w:id="4"/>
      <w:bookmarkEnd w:id="5"/>
    </w:p>
    <w:p w14:paraId="1FD442B7" w14:textId="77777777" w:rsidR="00883FCB" w:rsidRPr="00964772" w:rsidRDefault="00883FCB" w:rsidP="00883FCB">
      <w:pPr>
        <w:pStyle w:val="ThesisSzveg"/>
        <w:rPr>
          <w:szCs w:val="24"/>
        </w:rPr>
      </w:pPr>
      <w:r w:rsidRPr="00964772">
        <w:rPr>
          <w:szCs w:val="24"/>
        </w:rPr>
        <w:t xml:space="preserve">Az összefoglalónak tartalmaznia kell (rövid, velős és összefüggő megfogalmazásban) a következőket: </w:t>
      </w:r>
    </w:p>
    <w:p w14:paraId="2D103AED" w14:textId="77777777" w:rsidR="00883FCB" w:rsidRPr="00964772" w:rsidRDefault="00883FCB" w:rsidP="00883FCB">
      <w:pPr>
        <w:pStyle w:val="ThesisSzveg"/>
        <w:rPr>
          <w:szCs w:val="24"/>
        </w:rPr>
      </w:pPr>
      <w:r w:rsidRPr="00964772">
        <w:rPr>
          <w:szCs w:val="24"/>
        </w:rPr>
        <w:t xml:space="preserve">• téma megnevezése,  </w:t>
      </w:r>
    </w:p>
    <w:p w14:paraId="62B164C5" w14:textId="77777777" w:rsidR="00883FCB" w:rsidRPr="00964772" w:rsidRDefault="00883FCB" w:rsidP="00883FCB">
      <w:pPr>
        <w:pStyle w:val="ThesisSzveg"/>
        <w:rPr>
          <w:szCs w:val="24"/>
        </w:rPr>
      </w:pPr>
      <w:r w:rsidRPr="00964772">
        <w:rPr>
          <w:szCs w:val="24"/>
        </w:rPr>
        <w:t xml:space="preserve">• megoldott feladat megfogalmazása,  </w:t>
      </w:r>
    </w:p>
    <w:p w14:paraId="4A73CF21" w14:textId="77777777" w:rsidR="00883FCB" w:rsidRPr="00964772" w:rsidRDefault="00883FCB" w:rsidP="00883FCB">
      <w:pPr>
        <w:pStyle w:val="ThesisSzveg"/>
        <w:rPr>
          <w:szCs w:val="24"/>
        </w:rPr>
      </w:pPr>
      <w:r w:rsidRPr="00964772">
        <w:rPr>
          <w:szCs w:val="24"/>
        </w:rPr>
        <w:t xml:space="preserve">• megoldási mód, </w:t>
      </w:r>
    </w:p>
    <w:p w14:paraId="57DDFE9A" w14:textId="77777777" w:rsidR="00883FCB" w:rsidRPr="00964772" w:rsidRDefault="00883FCB" w:rsidP="00883FCB">
      <w:pPr>
        <w:pStyle w:val="ThesisSzveg"/>
        <w:rPr>
          <w:szCs w:val="24"/>
        </w:rPr>
      </w:pPr>
      <w:r w:rsidRPr="00964772">
        <w:rPr>
          <w:szCs w:val="24"/>
        </w:rPr>
        <w:t xml:space="preserve">• elért eredmények, </w:t>
      </w:r>
    </w:p>
    <w:p w14:paraId="7A7D3D12" w14:textId="77777777" w:rsidR="00883FCB" w:rsidRPr="00964772" w:rsidRDefault="00883FCB" w:rsidP="00883FCB">
      <w:pPr>
        <w:pStyle w:val="ThesisSzveg"/>
        <w:rPr>
          <w:szCs w:val="24"/>
        </w:rPr>
      </w:pPr>
      <w:r w:rsidRPr="00964772">
        <w:rPr>
          <w:szCs w:val="24"/>
        </w:rPr>
        <w:t xml:space="preserve">• </w:t>
      </w:r>
      <w:r w:rsidRPr="00964772">
        <w:rPr>
          <w:b/>
          <w:szCs w:val="24"/>
        </w:rPr>
        <w:t>Kulcsszavak:</w:t>
      </w:r>
      <w:r w:rsidRPr="00964772">
        <w:rPr>
          <w:szCs w:val="24"/>
        </w:rPr>
        <w:t xml:space="preserve"> (4-6 darab) </w:t>
      </w:r>
    </w:p>
    <w:p w14:paraId="319CE7A8" w14:textId="77777777" w:rsidR="00883FCB" w:rsidRPr="00964772" w:rsidRDefault="00883FCB">
      <w:pPr>
        <w:rPr>
          <w:sz w:val="24"/>
          <w:szCs w:val="24"/>
        </w:rPr>
      </w:pPr>
    </w:p>
    <w:p w14:paraId="6B6FE548" w14:textId="77777777" w:rsidR="00883FCB" w:rsidRPr="00964772" w:rsidRDefault="00883FCB">
      <w:pPr>
        <w:rPr>
          <w:rFonts w:ascii="Times New Roman" w:hAnsi="Times New Roman"/>
          <w:sz w:val="24"/>
          <w:szCs w:val="24"/>
        </w:rPr>
      </w:pPr>
      <w:r w:rsidRPr="00964772">
        <w:rPr>
          <w:sz w:val="24"/>
          <w:szCs w:val="24"/>
        </w:rPr>
        <w:br w:type="page"/>
      </w:r>
    </w:p>
    <w:p w14:paraId="376D7E6D" w14:textId="77777777" w:rsidR="00CF7E8E" w:rsidRDefault="00CF7E8E" w:rsidP="00CF7E8E">
      <w:pPr>
        <w:pStyle w:val="ThesisH1"/>
        <w:rPr>
          <w:rFonts w:ascii="Times New Roman" w:hAnsi="Times New Roman" w:cs="Times New Roman"/>
          <w:szCs w:val="28"/>
        </w:rPr>
      </w:pPr>
      <w:bookmarkStart w:id="6" w:name="_Toc416211890"/>
      <w:bookmarkStart w:id="7" w:name="_Toc417059515"/>
      <w:r>
        <w:rPr>
          <w:rFonts w:ascii="Times New Roman" w:hAnsi="Times New Roman" w:cs="Times New Roman"/>
          <w:szCs w:val="28"/>
        </w:rPr>
        <w:lastRenderedPageBreak/>
        <w:t>ABSTRACT</w:t>
      </w:r>
      <w:bookmarkEnd w:id="6"/>
      <w:bookmarkEnd w:id="7"/>
    </w:p>
    <w:p w14:paraId="48769A7B" w14:textId="77777777" w:rsidR="00AA7E3A" w:rsidRPr="00964772" w:rsidRDefault="00AA7E3A">
      <w:pPr>
        <w:rPr>
          <w:sz w:val="24"/>
          <w:szCs w:val="24"/>
        </w:rPr>
      </w:pPr>
      <w:r w:rsidRPr="00964772">
        <w:rPr>
          <w:sz w:val="24"/>
          <w:szCs w:val="24"/>
        </w:rPr>
        <w:br w:type="page"/>
      </w:r>
    </w:p>
    <w:bookmarkStart w:id="8" w:name="_Toc417059516" w:displacedByCustomXml="next"/>
    <w:sdt>
      <w:sdtPr>
        <w:rPr>
          <w:rFonts w:asciiTheme="minorHAnsi" w:eastAsiaTheme="minorHAnsi" w:hAnsiTheme="minorHAnsi" w:cstheme="minorHAnsi"/>
          <w:b w:val="0"/>
          <w:sz w:val="22"/>
          <w:szCs w:val="24"/>
        </w:rPr>
        <w:id w:val="-69668567"/>
        <w:docPartObj>
          <w:docPartGallery w:val="Table of Contents"/>
          <w:docPartUnique/>
        </w:docPartObj>
      </w:sdtPr>
      <w:sdtEndPr>
        <w:rPr>
          <w:rFonts w:ascii="Times New Roman" w:hAnsi="Times New Roman" w:cs="Times New Roman"/>
          <w:bCs/>
          <w:sz w:val="24"/>
        </w:rPr>
      </w:sdtEndPr>
      <w:sdtContent>
        <w:p w14:paraId="09114AA3" w14:textId="094F4133" w:rsidR="00AA7E3A" w:rsidRPr="00CF7E8E" w:rsidRDefault="00AA7E3A" w:rsidP="00CF7E8E">
          <w:pPr>
            <w:pStyle w:val="ThesisH1"/>
            <w:jc w:val="left"/>
            <w:rPr>
              <w:szCs w:val="24"/>
            </w:rPr>
          </w:pPr>
          <w:r w:rsidRPr="00CF7E8E">
            <w:rPr>
              <w:szCs w:val="24"/>
            </w:rPr>
            <w:t>Tartalom</w:t>
          </w:r>
          <w:r w:rsidR="00CF7E8E">
            <w:rPr>
              <w:szCs w:val="24"/>
            </w:rPr>
            <w:t>jegyzék</w:t>
          </w:r>
          <w:bookmarkEnd w:id="8"/>
        </w:p>
        <w:p w14:paraId="31C3B943" w14:textId="77777777" w:rsidR="00BD602F" w:rsidRDefault="00AA7E3A">
          <w:pPr>
            <w:pStyle w:val="TJ1"/>
            <w:tabs>
              <w:tab w:val="right" w:leader="dot" w:pos="7928"/>
            </w:tabs>
            <w:rPr>
              <w:rFonts w:eastAsiaTheme="minorEastAsia" w:cstheme="minorBidi"/>
              <w:noProof/>
              <w:lang w:val="en-US"/>
            </w:rPr>
          </w:pPr>
          <w:r w:rsidRPr="00964772">
            <w:rPr>
              <w:rFonts w:ascii="Times New Roman" w:hAnsi="Times New Roman" w:cs="Times New Roman"/>
              <w:sz w:val="24"/>
              <w:szCs w:val="24"/>
            </w:rPr>
            <w:fldChar w:fldCharType="begin"/>
          </w:r>
          <w:r w:rsidRPr="00964772">
            <w:rPr>
              <w:rFonts w:ascii="Times New Roman" w:hAnsi="Times New Roman" w:cs="Times New Roman"/>
              <w:sz w:val="24"/>
              <w:szCs w:val="24"/>
            </w:rPr>
            <w:instrText xml:space="preserve"> TOC \o "1-3" \h \z \u </w:instrText>
          </w:r>
          <w:r w:rsidRPr="00964772">
            <w:rPr>
              <w:rFonts w:ascii="Times New Roman" w:hAnsi="Times New Roman" w:cs="Times New Roman"/>
              <w:sz w:val="24"/>
              <w:szCs w:val="24"/>
            </w:rPr>
            <w:fldChar w:fldCharType="separate"/>
          </w:r>
          <w:hyperlink w:anchor="_Toc417059511" w:history="1">
            <w:r w:rsidR="00BD602F" w:rsidRPr="00BF24F8">
              <w:rPr>
                <w:rStyle w:val="Hiperhivatkozs"/>
                <w:noProof/>
              </w:rPr>
              <w:t>Feladatkiírás</w:t>
            </w:r>
            <w:r w:rsidR="00BD602F">
              <w:rPr>
                <w:noProof/>
                <w:webHidden/>
              </w:rPr>
              <w:tab/>
            </w:r>
            <w:r w:rsidR="00BD602F">
              <w:rPr>
                <w:noProof/>
                <w:webHidden/>
              </w:rPr>
              <w:fldChar w:fldCharType="begin"/>
            </w:r>
            <w:r w:rsidR="00BD602F">
              <w:rPr>
                <w:noProof/>
                <w:webHidden/>
              </w:rPr>
              <w:instrText xml:space="preserve"> PAGEREF _Toc417059511 \h </w:instrText>
            </w:r>
            <w:r w:rsidR="00BD602F">
              <w:rPr>
                <w:noProof/>
                <w:webHidden/>
              </w:rPr>
            </w:r>
            <w:r w:rsidR="00BD602F">
              <w:rPr>
                <w:noProof/>
                <w:webHidden/>
              </w:rPr>
              <w:fldChar w:fldCharType="separate"/>
            </w:r>
            <w:r w:rsidR="00BD602F">
              <w:rPr>
                <w:noProof/>
                <w:webHidden/>
              </w:rPr>
              <w:t>2</w:t>
            </w:r>
            <w:r w:rsidR="00BD602F">
              <w:rPr>
                <w:noProof/>
                <w:webHidden/>
              </w:rPr>
              <w:fldChar w:fldCharType="end"/>
            </w:r>
          </w:hyperlink>
        </w:p>
        <w:p w14:paraId="3CA70A1E" w14:textId="77777777" w:rsidR="00BD602F" w:rsidRDefault="00BD602F">
          <w:pPr>
            <w:pStyle w:val="TJ1"/>
            <w:tabs>
              <w:tab w:val="right" w:leader="dot" w:pos="7928"/>
            </w:tabs>
            <w:rPr>
              <w:rFonts w:eastAsiaTheme="minorEastAsia" w:cstheme="minorBidi"/>
              <w:noProof/>
              <w:lang w:val="en-US"/>
            </w:rPr>
          </w:pPr>
          <w:hyperlink w:anchor="_Toc417059512" w:history="1">
            <w:r w:rsidRPr="00BF24F8">
              <w:rPr>
                <w:rStyle w:val="Hiperhivatkozs"/>
                <w:noProof/>
              </w:rPr>
              <w:t>Nyilatkozat</w:t>
            </w:r>
            <w:r>
              <w:rPr>
                <w:noProof/>
                <w:webHidden/>
              </w:rPr>
              <w:tab/>
            </w:r>
            <w:r>
              <w:rPr>
                <w:noProof/>
                <w:webHidden/>
              </w:rPr>
              <w:fldChar w:fldCharType="begin"/>
            </w:r>
            <w:r>
              <w:rPr>
                <w:noProof/>
                <w:webHidden/>
              </w:rPr>
              <w:instrText xml:space="preserve"> PAGEREF _Toc417059512 \h </w:instrText>
            </w:r>
            <w:r>
              <w:rPr>
                <w:noProof/>
                <w:webHidden/>
              </w:rPr>
            </w:r>
            <w:r>
              <w:rPr>
                <w:noProof/>
                <w:webHidden/>
              </w:rPr>
              <w:fldChar w:fldCharType="separate"/>
            </w:r>
            <w:r>
              <w:rPr>
                <w:noProof/>
                <w:webHidden/>
              </w:rPr>
              <w:t>3</w:t>
            </w:r>
            <w:r>
              <w:rPr>
                <w:noProof/>
                <w:webHidden/>
              </w:rPr>
              <w:fldChar w:fldCharType="end"/>
            </w:r>
          </w:hyperlink>
        </w:p>
        <w:p w14:paraId="6F3C0560" w14:textId="77777777" w:rsidR="00BD602F" w:rsidRDefault="00BD602F">
          <w:pPr>
            <w:pStyle w:val="TJ1"/>
            <w:tabs>
              <w:tab w:val="right" w:leader="dot" w:pos="7928"/>
            </w:tabs>
            <w:rPr>
              <w:rFonts w:eastAsiaTheme="minorEastAsia" w:cstheme="minorBidi"/>
              <w:noProof/>
              <w:lang w:val="en-US"/>
            </w:rPr>
          </w:pPr>
          <w:hyperlink w:anchor="_Toc417059513" w:history="1">
            <w:r w:rsidRPr="00BF24F8">
              <w:rPr>
                <w:rStyle w:val="Hiperhivatkozs"/>
                <w:noProof/>
              </w:rPr>
              <w:t>Köszönetnyilvánítás</w:t>
            </w:r>
            <w:r>
              <w:rPr>
                <w:noProof/>
                <w:webHidden/>
              </w:rPr>
              <w:tab/>
            </w:r>
            <w:r>
              <w:rPr>
                <w:noProof/>
                <w:webHidden/>
              </w:rPr>
              <w:fldChar w:fldCharType="begin"/>
            </w:r>
            <w:r>
              <w:rPr>
                <w:noProof/>
                <w:webHidden/>
              </w:rPr>
              <w:instrText xml:space="preserve"> PAGEREF _Toc417059513 \h </w:instrText>
            </w:r>
            <w:r>
              <w:rPr>
                <w:noProof/>
                <w:webHidden/>
              </w:rPr>
            </w:r>
            <w:r>
              <w:rPr>
                <w:noProof/>
                <w:webHidden/>
              </w:rPr>
              <w:fldChar w:fldCharType="separate"/>
            </w:r>
            <w:r>
              <w:rPr>
                <w:noProof/>
                <w:webHidden/>
              </w:rPr>
              <w:t>4</w:t>
            </w:r>
            <w:r>
              <w:rPr>
                <w:noProof/>
                <w:webHidden/>
              </w:rPr>
              <w:fldChar w:fldCharType="end"/>
            </w:r>
          </w:hyperlink>
        </w:p>
        <w:p w14:paraId="6CA723F7" w14:textId="77777777" w:rsidR="00BD602F" w:rsidRDefault="00BD602F">
          <w:pPr>
            <w:pStyle w:val="TJ1"/>
            <w:tabs>
              <w:tab w:val="right" w:leader="dot" w:pos="7928"/>
            </w:tabs>
            <w:rPr>
              <w:rFonts w:eastAsiaTheme="minorEastAsia" w:cstheme="minorBidi"/>
              <w:noProof/>
              <w:lang w:val="en-US"/>
            </w:rPr>
          </w:pPr>
          <w:hyperlink w:anchor="_Toc417059514" w:history="1">
            <w:r w:rsidRPr="00BF24F8">
              <w:rPr>
                <w:rStyle w:val="Hiperhivatkozs"/>
                <w:rFonts w:ascii="Times New Roman" w:hAnsi="Times New Roman" w:cs="Times New Roman"/>
                <w:noProof/>
              </w:rPr>
              <w:t>TARTALMI ÖSSZEFOGLALÓ</w:t>
            </w:r>
            <w:r>
              <w:rPr>
                <w:noProof/>
                <w:webHidden/>
              </w:rPr>
              <w:tab/>
            </w:r>
            <w:r>
              <w:rPr>
                <w:noProof/>
                <w:webHidden/>
              </w:rPr>
              <w:fldChar w:fldCharType="begin"/>
            </w:r>
            <w:r>
              <w:rPr>
                <w:noProof/>
                <w:webHidden/>
              </w:rPr>
              <w:instrText xml:space="preserve"> PAGEREF _Toc417059514 \h </w:instrText>
            </w:r>
            <w:r>
              <w:rPr>
                <w:noProof/>
                <w:webHidden/>
              </w:rPr>
            </w:r>
            <w:r>
              <w:rPr>
                <w:noProof/>
                <w:webHidden/>
              </w:rPr>
              <w:fldChar w:fldCharType="separate"/>
            </w:r>
            <w:r>
              <w:rPr>
                <w:noProof/>
                <w:webHidden/>
              </w:rPr>
              <w:t>5</w:t>
            </w:r>
            <w:r>
              <w:rPr>
                <w:noProof/>
                <w:webHidden/>
              </w:rPr>
              <w:fldChar w:fldCharType="end"/>
            </w:r>
          </w:hyperlink>
        </w:p>
        <w:p w14:paraId="631BB0BE" w14:textId="77777777" w:rsidR="00BD602F" w:rsidRDefault="00BD602F">
          <w:pPr>
            <w:pStyle w:val="TJ1"/>
            <w:tabs>
              <w:tab w:val="right" w:leader="dot" w:pos="7928"/>
            </w:tabs>
            <w:rPr>
              <w:rFonts w:eastAsiaTheme="minorEastAsia" w:cstheme="minorBidi"/>
              <w:noProof/>
              <w:lang w:val="en-US"/>
            </w:rPr>
          </w:pPr>
          <w:hyperlink w:anchor="_Toc417059515" w:history="1">
            <w:r w:rsidRPr="00BF24F8">
              <w:rPr>
                <w:rStyle w:val="Hiperhivatkozs"/>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_Toc417059515 \h </w:instrText>
            </w:r>
            <w:r>
              <w:rPr>
                <w:noProof/>
                <w:webHidden/>
              </w:rPr>
            </w:r>
            <w:r>
              <w:rPr>
                <w:noProof/>
                <w:webHidden/>
              </w:rPr>
              <w:fldChar w:fldCharType="separate"/>
            </w:r>
            <w:r>
              <w:rPr>
                <w:noProof/>
                <w:webHidden/>
              </w:rPr>
              <w:t>6</w:t>
            </w:r>
            <w:r>
              <w:rPr>
                <w:noProof/>
                <w:webHidden/>
              </w:rPr>
              <w:fldChar w:fldCharType="end"/>
            </w:r>
          </w:hyperlink>
        </w:p>
        <w:p w14:paraId="38584629" w14:textId="77777777" w:rsidR="00BD602F" w:rsidRDefault="00BD602F">
          <w:pPr>
            <w:pStyle w:val="TJ1"/>
            <w:tabs>
              <w:tab w:val="right" w:leader="dot" w:pos="7928"/>
            </w:tabs>
            <w:rPr>
              <w:rFonts w:eastAsiaTheme="minorEastAsia" w:cstheme="minorBidi"/>
              <w:noProof/>
              <w:lang w:val="en-US"/>
            </w:rPr>
          </w:pPr>
          <w:hyperlink w:anchor="_Toc417059516" w:history="1">
            <w:r w:rsidRPr="00BF24F8">
              <w:rPr>
                <w:rStyle w:val="Hiperhivatkozs"/>
                <w:noProof/>
              </w:rPr>
              <w:t>Tartalomjegyzék</w:t>
            </w:r>
            <w:r>
              <w:rPr>
                <w:noProof/>
                <w:webHidden/>
              </w:rPr>
              <w:tab/>
            </w:r>
            <w:r>
              <w:rPr>
                <w:noProof/>
                <w:webHidden/>
              </w:rPr>
              <w:fldChar w:fldCharType="begin"/>
            </w:r>
            <w:r>
              <w:rPr>
                <w:noProof/>
                <w:webHidden/>
              </w:rPr>
              <w:instrText xml:space="preserve"> PAGEREF _Toc417059516 \h </w:instrText>
            </w:r>
            <w:r>
              <w:rPr>
                <w:noProof/>
                <w:webHidden/>
              </w:rPr>
            </w:r>
            <w:r>
              <w:rPr>
                <w:noProof/>
                <w:webHidden/>
              </w:rPr>
              <w:fldChar w:fldCharType="separate"/>
            </w:r>
            <w:r>
              <w:rPr>
                <w:noProof/>
                <w:webHidden/>
              </w:rPr>
              <w:t>7</w:t>
            </w:r>
            <w:r>
              <w:rPr>
                <w:noProof/>
                <w:webHidden/>
              </w:rPr>
              <w:fldChar w:fldCharType="end"/>
            </w:r>
          </w:hyperlink>
        </w:p>
        <w:p w14:paraId="2D886445" w14:textId="77777777" w:rsidR="00BD602F" w:rsidRDefault="00BD602F">
          <w:pPr>
            <w:pStyle w:val="TJ1"/>
            <w:tabs>
              <w:tab w:val="left" w:pos="440"/>
              <w:tab w:val="right" w:leader="dot" w:pos="7928"/>
            </w:tabs>
            <w:rPr>
              <w:rFonts w:eastAsiaTheme="minorEastAsia" w:cstheme="minorBidi"/>
              <w:noProof/>
              <w:lang w:val="en-US"/>
            </w:rPr>
          </w:pPr>
          <w:hyperlink w:anchor="_Toc417059517" w:history="1">
            <w:r w:rsidRPr="00BF24F8">
              <w:rPr>
                <w:rStyle w:val="Hiperhivatkozs"/>
                <w:noProof/>
              </w:rPr>
              <w:t>1.</w:t>
            </w:r>
            <w:r>
              <w:rPr>
                <w:rFonts w:eastAsiaTheme="minorEastAsia" w:cstheme="minorBidi"/>
                <w:noProof/>
                <w:lang w:val="en-US"/>
              </w:rPr>
              <w:tab/>
            </w:r>
            <w:r w:rsidRPr="00BF24F8">
              <w:rPr>
                <w:rStyle w:val="Hiperhivatkozs"/>
                <w:noProof/>
              </w:rPr>
              <w:t>Bevezetés</w:t>
            </w:r>
            <w:r>
              <w:rPr>
                <w:noProof/>
                <w:webHidden/>
              </w:rPr>
              <w:tab/>
            </w:r>
            <w:r>
              <w:rPr>
                <w:noProof/>
                <w:webHidden/>
              </w:rPr>
              <w:fldChar w:fldCharType="begin"/>
            </w:r>
            <w:r>
              <w:rPr>
                <w:noProof/>
                <w:webHidden/>
              </w:rPr>
              <w:instrText xml:space="preserve"> PAGEREF _Toc417059517 \h </w:instrText>
            </w:r>
            <w:r>
              <w:rPr>
                <w:noProof/>
                <w:webHidden/>
              </w:rPr>
            </w:r>
            <w:r>
              <w:rPr>
                <w:noProof/>
                <w:webHidden/>
              </w:rPr>
              <w:fldChar w:fldCharType="separate"/>
            </w:r>
            <w:r>
              <w:rPr>
                <w:noProof/>
                <w:webHidden/>
              </w:rPr>
              <w:t>10</w:t>
            </w:r>
            <w:r>
              <w:rPr>
                <w:noProof/>
                <w:webHidden/>
              </w:rPr>
              <w:fldChar w:fldCharType="end"/>
            </w:r>
          </w:hyperlink>
        </w:p>
        <w:p w14:paraId="647B6895" w14:textId="77777777" w:rsidR="00BD602F" w:rsidRDefault="00BD602F">
          <w:pPr>
            <w:pStyle w:val="TJ2"/>
            <w:tabs>
              <w:tab w:val="left" w:pos="880"/>
              <w:tab w:val="right" w:leader="dot" w:pos="7928"/>
            </w:tabs>
            <w:rPr>
              <w:rFonts w:eastAsiaTheme="minorEastAsia" w:cstheme="minorBidi"/>
              <w:noProof/>
              <w:lang w:val="en-US"/>
            </w:rPr>
          </w:pPr>
          <w:hyperlink w:anchor="_Toc417059518" w:history="1">
            <w:r w:rsidRPr="00BF24F8">
              <w:rPr>
                <w:rStyle w:val="Hiperhivatkozs"/>
                <w:noProof/>
              </w:rPr>
              <w:t>1.1.</w:t>
            </w:r>
            <w:r>
              <w:rPr>
                <w:rFonts w:eastAsiaTheme="minorEastAsia" w:cstheme="minorBidi"/>
                <w:noProof/>
                <w:lang w:val="en-US"/>
              </w:rPr>
              <w:tab/>
            </w:r>
            <w:r w:rsidRPr="00BF24F8">
              <w:rPr>
                <w:rStyle w:val="Hiperhivatkozs"/>
                <w:noProof/>
              </w:rPr>
              <w:t>A probléma és megoldása</w:t>
            </w:r>
            <w:r>
              <w:rPr>
                <w:noProof/>
                <w:webHidden/>
              </w:rPr>
              <w:tab/>
            </w:r>
            <w:r>
              <w:rPr>
                <w:noProof/>
                <w:webHidden/>
              </w:rPr>
              <w:fldChar w:fldCharType="begin"/>
            </w:r>
            <w:r>
              <w:rPr>
                <w:noProof/>
                <w:webHidden/>
              </w:rPr>
              <w:instrText xml:space="preserve"> PAGEREF _Toc417059518 \h </w:instrText>
            </w:r>
            <w:r>
              <w:rPr>
                <w:noProof/>
                <w:webHidden/>
              </w:rPr>
            </w:r>
            <w:r>
              <w:rPr>
                <w:noProof/>
                <w:webHidden/>
              </w:rPr>
              <w:fldChar w:fldCharType="separate"/>
            </w:r>
            <w:r>
              <w:rPr>
                <w:noProof/>
                <w:webHidden/>
              </w:rPr>
              <w:t>10</w:t>
            </w:r>
            <w:r>
              <w:rPr>
                <w:noProof/>
                <w:webHidden/>
              </w:rPr>
              <w:fldChar w:fldCharType="end"/>
            </w:r>
          </w:hyperlink>
        </w:p>
        <w:p w14:paraId="6D67FAD6" w14:textId="77777777" w:rsidR="00BD602F" w:rsidRDefault="00BD602F">
          <w:pPr>
            <w:pStyle w:val="TJ1"/>
            <w:tabs>
              <w:tab w:val="left" w:pos="440"/>
              <w:tab w:val="right" w:leader="dot" w:pos="7928"/>
            </w:tabs>
            <w:rPr>
              <w:rFonts w:eastAsiaTheme="minorEastAsia" w:cstheme="minorBidi"/>
              <w:noProof/>
              <w:lang w:val="en-US"/>
            </w:rPr>
          </w:pPr>
          <w:hyperlink w:anchor="_Toc417059519" w:history="1">
            <w:r w:rsidRPr="00BF24F8">
              <w:rPr>
                <w:rStyle w:val="Hiperhivatkozs"/>
                <w:noProof/>
              </w:rPr>
              <w:t>2.</w:t>
            </w:r>
            <w:r>
              <w:rPr>
                <w:rFonts w:eastAsiaTheme="minorEastAsia" w:cstheme="minorBidi"/>
                <w:noProof/>
                <w:lang w:val="en-US"/>
              </w:rPr>
              <w:tab/>
            </w:r>
            <w:r w:rsidRPr="00BF24F8">
              <w:rPr>
                <w:rStyle w:val="Hiperhivatkozs"/>
                <w:noProof/>
              </w:rPr>
              <w:t>Szálláskereső portálok</w:t>
            </w:r>
            <w:r>
              <w:rPr>
                <w:noProof/>
                <w:webHidden/>
              </w:rPr>
              <w:tab/>
            </w:r>
            <w:r>
              <w:rPr>
                <w:noProof/>
                <w:webHidden/>
              </w:rPr>
              <w:fldChar w:fldCharType="begin"/>
            </w:r>
            <w:r>
              <w:rPr>
                <w:noProof/>
                <w:webHidden/>
              </w:rPr>
              <w:instrText xml:space="preserve"> PAGEREF _Toc417059519 \h </w:instrText>
            </w:r>
            <w:r>
              <w:rPr>
                <w:noProof/>
                <w:webHidden/>
              </w:rPr>
            </w:r>
            <w:r>
              <w:rPr>
                <w:noProof/>
                <w:webHidden/>
              </w:rPr>
              <w:fldChar w:fldCharType="separate"/>
            </w:r>
            <w:r>
              <w:rPr>
                <w:noProof/>
                <w:webHidden/>
              </w:rPr>
              <w:t>12</w:t>
            </w:r>
            <w:r>
              <w:rPr>
                <w:noProof/>
                <w:webHidden/>
              </w:rPr>
              <w:fldChar w:fldCharType="end"/>
            </w:r>
          </w:hyperlink>
        </w:p>
        <w:p w14:paraId="490ED45C" w14:textId="77777777" w:rsidR="00BD602F" w:rsidRDefault="00BD602F">
          <w:pPr>
            <w:pStyle w:val="TJ2"/>
            <w:tabs>
              <w:tab w:val="left" w:pos="880"/>
              <w:tab w:val="right" w:leader="dot" w:pos="7928"/>
            </w:tabs>
            <w:rPr>
              <w:rFonts w:eastAsiaTheme="minorEastAsia" w:cstheme="minorBidi"/>
              <w:noProof/>
              <w:lang w:val="en-US"/>
            </w:rPr>
          </w:pPr>
          <w:hyperlink w:anchor="_Toc417059520" w:history="1">
            <w:r w:rsidRPr="00BF24F8">
              <w:rPr>
                <w:rStyle w:val="Hiperhivatkozs"/>
                <w:noProof/>
              </w:rPr>
              <w:t>2.1.</w:t>
            </w:r>
            <w:r>
              <w:rPr>
                <w:rFonts w:eastAsiaTheme="minorEastAsia" w:cstheme="minorBidi"/>
                <w:noProof/>
                <w:lang w:val="en-US"/>
              </w:rPr>
              <w:tab/>
            </w:r>
            <w:r w:rsidRPr="00BF24F8">
              <w:rPr>
                <w:rStyle w:val="Hiperhivatkozs"/>
                <w:noProof/>
              </w:rPr>
              <w:t>Szallas.hu</w:t>
            </w:r>
            <w:r>
              <w:rPr>
                <w:noProof/>
                <w:webHidden/>
              </w:rPr>
              <w:tab/>
            </w:r>
            <w:r>
              <w:rPr>
                <w:noProof/>
                <w:webHidden/>
              </w:rPr>
              <w:fldChar w:fldCharType="begin"/>
            </w:r>
            <w:r>
              <w:rPr>
                <w:noProof/>
                <w:webHidden/>
              </w:rPr>
              <w:instrText xml:space="preserve"> PAGEREF _Toc417059520 \h </w:instrText>
            </w:r>
            <w:r>
              <w:rPr>
                <w:noProof/>
                <w:webHidden/>
              </w:rPr>
            </w:r>
            <w:r>
              <w:rPr>
                <w:noProof/>
                <w:webHidden/>
              </w:rPr>
              <w:fldChar w:fldCharType="separate"/>
            </w:r>
            <w:r>
              <w:rPr>
                <w:noProof/>
                <w:webHidden/>
              </w:rPr>
              <w:t>12</w:t>
            </w:r>
            <w:r>
              <w:rPr>
                <w:noProof/>
                <w:webHidden/>
              </w:rPr>
              <w:fldChar w:fldCharType="end"/>
            </w:r>
          </w:hyperlink>
        </w:p>
        <w:p w14:paraId="58F5A78F" w14:textId="77777777" w:rsidR="00BD602F" w:rsidRDefault="00BD602F">
          <w:pPr>
            <w:pStyle w:val="TJ2"/>
            <w:tabs>
              <w:tab w:val="left" w:pos="880"/>
              <w:tab w:val="right" w:leader="dot" w:pos="7928"/>
            </w:tabs>
            <w:rPr>
              <w:rFonts w:eastAsiaTheme="minorEastAsia" w:cstheme="minorBidi"/>
              <w:noProof/>
              <w:lang w:val="en-US"/>
            </w:rPr>
          </w:pPr>
          <w:hyperlink w:anchor="_Toc417059521" w:history="1">
            <w:r w:rsidRPr="00BF24F8">
              <w:rPr>
                <w:rStyle w:val="Hiperhivatkozs"/>
                <w:noProof/>
              </w:rPr>
              <w:t>2.2.</w:t>
            </w:r>
            <w:r>
              <w:rPr>
                <w:rFonts w:eastAsiaTheme="minorEastAsia" w:cstheme="minorBidi"/>
                <w:noProof/>
                <w:lang w:val="en-US"/>
              </w:rPr>
              <w:tab/>
            </w:r>
            <w:r w:rsidRPr="00BF24F8">
              <w:rPr>
                <w:rStyle w:val="Hiperhivatkozs"/>
                <w:noProof/>
              </w:rPr>
              <w:t>Booking.com</w:t>
            </w:r>
            <w:r>
              <w:rPr>
                <w:noProof/>
                <w:webHidden/>
              </w:rPr>
              <w:tab/>
            </w:r>
            <w:r>
              <w:rPr>
                <w:noProof/>
                <w:webHidden/>
              </w:rPr>
              <w:fldChar w:fldCharType="begin"/>
            </w:r>
            <w:r>
              <w:rPr>
                <w:noProof/>
                <w:webHidden/>
              </w:rPr>
              <w:instrText xml:space="preserve"> PAGEREF _Toc417059521 \h </w:instrText>
            </w:r>
            <w:r>
              <w:rPr>
                <w:noProof/>
                <w:webHidden/>
              </w:rPr>
            </w:r>
            <w:r>
              <w:rPr>
                <w:noProof/>
                <w:webHidden/>
              </w:rPr>
              <w:fldChar w:fldCharType="separate"/>
            </w:r>
            <w:r>
              <w:rPr>
                <w:noProof/>
                <w:webHidden/>
              </w:rPr>
              <w:t>12</w:t>
            </w:r>
            <w:r>
              <w:rPr>
                <w:noProof/>
                <w:webHidden/>
              </w:rPr>
              <w:fldChar w:fldCharType="end"/>
            </w:r>
          </w:hyperlink>
        </w:p>
        <w:p w14:paraId="632A067E" w14:textId="77777777" w:rsidR="00BD602F" w:rsidRDefault="00BD602F">
          <w:pPr>
            <w:pStyle w:val="TJ2"/>
            <w:tabs>
              <w:tab w:val="left" w:pos="880"/>
              <w:tab w:val="right" w:leader="dot" w:pos="7928"/>
            </w:tabs>
            <w:rPr>
              <w:rFonts w:eastAsiaTheme="minorEastAsia" w:cstheme="minorBidi"/>
              <w:noProof/>
              <w:lang w:val="en-US"/>
            </w:rPr>
          </w:pPr>
          <w:hyperlink w:anchor="_Toc417059522" w:history="1">
            <w:r w:rsidRPr="00BF24F8">
              <w:rPr>
                <w:rStyle w:val="Hiperhivatkozs"/>
                <w:noProof/>
              </w:rPr>
              <w:t>2.3.</w:t>
            </w:r>
            <w:r>
              <w:rPr>
                <w:rFonts w:eastAsiaTheme="minorEastAsia" w:cstheme="minorBidi"/>
                <w:noProof/>
                <w:lang w:val="en-US"/>
              </w:rPr>
              <w:tab/>
            </w:r>
            <w:r w:rsidRPr="00BF24F8">
              <w:rPr>
                <w:rStyle w:val="Hiperhivatkozs"/>
                <w:noProof/>
              </w:rPr>
              <w:t>Trivago.hu</w:t>
            </w:r>
            <w:r>
              <w:rPr>
                <w:noProof/>
                <w:webHidden/>
              </w:rPr>
              <w:tab/>
            </w:r>
            <w:r>
              <w:rPr>
                <w:noProof/>
                <w:webHidden/>
              </w:rPr>
              <w:fldChar w:fldCharType="begin"/>
            </w:r>
            <w:r>
              <w:rPr>
                <w:noProof/>
                <w:webHidden/>
              </w:rPr>
              <w:instrText xml:space="preserve"> PAGEREF _Toc417059522 \h </w:instrText>
            </w:r>
            <w:r>
              <w:rPr>
                <w:noProof/>
                <w:webHidden/>
              </w:rPr>
            </w:r>
            <w:r>
              <w:rPr>
                <w:noProof/>
                <w:webHidden/>
              </w:rPr>
              <w:fldChar w:fldCharType="separate"/>
            </w:r>
            <w:r>
              <w:rPr>
                <w:noProof/>
                <w:webHidden/>
              </w:rPr>
              <w:t>13</w:t>
            </w:r>
            <w:r>
              <w:rPr>
                <w:noProof/>
                <w:webHidden/>
              </w:rPr>
              <w:fldChar w:fldCharType="end"/>
            </w:r>
          </w:hyperlink>
        </w:p>
        <w:p w14:paraId="5E47FF0A" w14:textId="77777777" w:rsidR="00BD602F" w:rsidRDefault="00BD602F">
          <w:pPr>
            <w:pStyle w:val="TJ2"/>
            <w:tabs>
              <w:tab w:val="left" w:pos="880"/>
              <w:tab w:val="right" w:leader="dot" w:pos="7928"/>
            </w:tabs>
            <w:rPr>
              <w:rFonts w:eastAsiaTheme="minorEastAsia" w:cstheme="minorBidi"/>
              <w:noProof/>
              <w:lang w:val="en-US"/>
            </w:rPr>
          </w:pPr>
          <w:hyperlink w:anchor="_Toc417059523" w:history="1">
            <w:r w:rsidRPr="00BF24F8">
              <w:rPr>
                <w:rStyle w:val="Hiperhivatkozs"/>
                <w:noProof/>
              </w:rPr>
              <w:t>2.4.</w:t>
            </w:r>
            <w:r>
              <w:rPr>
                <w:rFonts w:eastAsiaTheme="minorEastAsia" w:cstheme="minorBidi"/>
                <w:noProof/>
                <w:lang w:val="en-US"/>
              </w:rPr>
              <w:tab/>
            </w:r>
            <w:r w:rsidRPr="00BF24F8">
              <w:rPr>
                <w:rStyle w:val="Hiperhivatkozs"/>
                <w:noProof/>
              </w:rPr>
              <w:t>Konklúzió</w:t>
            </w:r>
            <w:r>
              <w:rPr>
                <w:noProof/>
                <w:webHidden/>
              </w:rPr>
              <w:tab/>
            </w:r>
            <w:r>
              <w:rPr>
                <w:noProof/>
                <w:webHidden/>
              </w:rPr>
              <w:fldChar w:fldCharType="begin"/>
            </w:r>
            <w:r>
              <w:rPr>
                <w:noProof/>
                <w:webHidden/>
              </w:rPr>
              <w:instrText xml:space="preserve"> PAGEREF _Toc417059523 \h </w:instrText>
            </w:r>
            <w:r>
              <w:rPr>
                <w:noProof/>
                <w:webHidden/>
              </w:rPr>
            </w:r>
            <w:r>
              <w:rPr>
                <w:noProof/>
                <w:webHidden/>
              </w:rPr>
              <w:fldChar w:fldCharType="separate"/>
            </w:r>
            <w:r>
              <w:rPr>
                <w:noProof/>
                <w:webHidden/>
              </w:rPr>
              <w:t>13</w:t>
            </w:r>
            <w:r>
              <w:rPr>
                <w:noProof/>
                <w:webHidden/>
              </w:rPr>
              <w:fldChar w:fldCharType="end"/>
            </w:r>
          </w:hyperlink>
        </w:p>
        <w:p w14:paraId="0B1018B9" w14:textId="77777777" w:rsidR="00BD602F" w:rsidRDefault="00BD602F">
          <w:pPr>
            <w:pStyle w:val="TJ1"/>
            <w:tabs>
              <w:tab w:val="left" w:pos="440"/>
              <w:tab w:val="right" w:leader="dot" w:pos="7928"/>
            </w:tabs>
            <w:rPr>
              <w:rFonts w:eastAsiaTheme="minorEastAsia" w:cstheme="minorBidi"/>
              <w:noProof/>
              <w:lang w:val="en-US"/>
            </w:rPr>
          </w:pPr>
          <w:hyperlink w:anchor="_Toc417059524" w:history="1">
            <w:r w:rsidRPr="00BF24F8">
              <w:rPr>
                <w:rStyle w:val="Hiperhivatkozs"/>
                <w:noProof/>
              </w:rPr>
              <w:t>3.</w:t>
            </w:r>
            <w:r>
              <w:rPr>
                <w:rFonts w:eastAsiaTheme="minorEastAsia" w:cstheme="minorBidi"/>
                <w:noProof/>
                <w:lang w:val="en-US"/>
              </w:rPr>
              <w:tab/>
            </w:r>
            <w:r w:rsidRPr="00BF24F8">
              <w:rPr>
                <w:rStyle w:val="Hiperhivatkozs"/>
                <w:noProof/>
              </w:rPr>
              <w:t>Matematikai optimalizálás</w:t>
            </w:r>
            <w:r>
              <w:rPr>
                <w:noProof/>
                <w:webHidden/>
              </w:rPr>
              <w:tab/>
            </w:r>
            <w:r>
              <w:rPr>
                <w:noProof/>
                <w:webHidden/>
              </w:rPr>
              <w:fldChar w:fldCharType="begin"/>
            </w:r>
            <w:r>
              <w:rPr>
                <w:noProof/>
                <w:webHidden/>
              </w:rPr>
              <w:instrText xml:space="preserve"> PAGEREF _Toc417059524 \h </w:instrText>
            </w:r>
            <w:r>
              <w:rPr>
                <w:noProof/>
                <w:webHidden/>
              </w:rPr>
            </w:r>
            <w:r>
              <w:rPr>
                <w:noProof/>
                <w:webHidden/>
              </w:rPr>
              <w:fldChar w:fldCharType="separate"/>
            </w:r>
            <w:r>
              <w:rPr>
                <w:noProof/>
                <w:webHidden/>
              </w:rPr>
              <w:t>14</w:t>
            </w:r>
            <w:r>
              <w:rPr>
                <w:noProof/>
                <w:webHidden/>
              </w:rPr>
              <w:fldChar w:fldCharType="end"/>
            </w:r>
          </w:hyperlink>
        </w:p>
        <w:p w14:paraId="03912EE1" w14:textId="77777777" w:rsidR="00BD602F" w:rsidRDefault="00BD602F">
          <w:pPr>
            <w:pStyle w:val="TJ2"/>
            <w:tabs>
              <w:tab w:val="left" w:pos="880"/>
              <w:tab w:val="right" w:leader="dot" w:pos="7928"/>
            </w:tabs>
            <w:rPr>
              <w:rFonts w:eastAsiaTheme="minorEastAsia" w:cstheme="minorBidi"/>
              <w:noProof/>
              <w:lang w:val="en-US"/>
            </w:rPr>
          </w:pPr>
          <w:hyperlink w:anchor="_Toc417059525" w:history="1">
            <w:r w:rsidRPr="00BF24F8">
              <w:rPr>
                <w:rStyle w:val="Hiperhivatkozs"/>
                <w:noProof/>
              </w:rPr>
              <w:t>3.1.</w:t>
            </w:r>
            <w:r>
              <w:rPr>
                <w:rFonts w:eastAsiaTheme="minorEastAsia" w:cstheme="minorBidi"/>
                <w:noProof/>
                <w:lang w:val="en-US"/>
              </w:rPr>
              <w:tab/>
            </w:r>
            <w:r w:rsidRPr="00BF24F8">
              <w:rPr>
                <w:rStyle w:val="Hiperhivatkozs"/>
                <w:noProof/>
              </w:rPr>
              <w:t>A matematikai optimalizálás története</w:t>
            </w:r>
            <w:r>
              <w:rPr>
                <w:noProof/>
                <w:webHidden/>
              </w:rPr>
              <w:tab/>
            </w:r>
            <w:r>
              <w:rPr>
                <w:noProof/>
                <w:webHidden/>
              </w:rPr>
              <w:fldChar w:fldCharType="begin"/>
            </w:r>
            <w:r>
              <w:rPr>
                <w:noProof/>
                <w:webHidden/>
              </w:rPr>
              <w:instrText xml:space="preserve"> PAGEREF _Toc417059525 \h </w:instrText>
            </w:r>
            <w:r>
              <w:rPr>
                <w:noProof/>
                <w:webHidden/>
              </w:rPr>
            </w:r>
            <w:r>
              <w:rPr>
                <w:noProof/>
                <w:webHidden/>
              </w:rPr>
              <w:fldChar w:fldCharType="separate"/>
            </w:r>
            <w:r>
              <w:rPr>
                <w:noProof/>
                <w:webHidden/>
              </w:rPr>
              <w:t>14</w:t>
            </w:r>
            <w:r>
              <w:rPr>
                <w:noProof/>
                <w:webHidden/>
              </w:rPr>
              <w:fldChar w:fldCharType="end"/>
            </w:r>
          </w:hyperlink>
        </w:p>
        <w:p w14:paraId="73C00DA8" w14:textId="77777777" w:rsidR="00BD602F" w:rsidRDefault="00BD602F">
          <w:pPr>
            <w:pStyle w:val="TJ2"/>
            <w:tabs>
              <w:tab w:val="left" w:pos="880"/>
              <w:tab w:val="right" w:leader="dot" w:pos="7928"/>
            </w:tabs>
            <w:rPr>
              <w:rFonts w:eastAsiaTheme="minorEastAsia" w:cstheme="minorBidi"/>
              <w:noProof/>
              <w:lang w:val="en-US"/>
            </w:rPr>
          </w:pPr>
          <w:hyperlink w:anchor="_Toc417059526" w:history="1">
            <w:r w:rsidRPr="00BF24F8">
              <w:rPr>
                <w:rStyle w:val="Hiperhivatkozs"/>
                <w:noProof/>
              </w:rPr>
              <w:t>3.2.</w:t>
            </w:r>
            <w:r>
              <w:rPr>
                <w:rFonts w:eastAsiaTheme="minorEastAsia" w:cstheme="minorBidi"/>
                <w:noProof/>
                <w:lang w:val="en-US"/>
              </w:rPr>
              <w:tab/>
            </w:r>
            <w:r w:rsidRPr="00BF24F8">
              <w:rPr>
                <w:rStyle w:val="Hiperhivatkozs"/>
                <w:noProof/>
              </w:rPr>
              <w:t>Matematikai optimalizálási feladat</w:t>
            </w:r>
            <w:r>
              <w:rPr>
                <w:noProof/>
                <w:webHidden/>
              </w:rPr>
              <w:tab/>
            </w:r>
            <w:r>
              <w:rPr>
                <w:noProof/>
                <w:webHidden/>
              </w:rPr>
              <w:fldChar w:fldCharType="begin"/>
            </w:r>
            <w:r>
              <w:rPr>
                <w:noProof/>
                <w:webHidden/>
              </w:rPr>
              <w:instrText xml:space="preserve"> PAGEREF _Toc417059526 \h </w:instrText>
            </w:r>
            <w:r>
              <w:rPr>
                <w:noProof/>
                <w:webHidden/>
              </w:rPr>
            </w:r>
            <w:r>
              <w:rPr>
                <w:noProof/>
                <w:webHidden/>
              </w:rPr>
              <w:fldChar w:fldCharType="separate"/>
            </w:r>
            <w:r>
              <w:rPr>
                <w:noProof/>
                <w:webHidden/>
              </w:rPr>
              <w:t>18</w:t>
            </w:r>
            <w:r>
              <w:rPr>
                <w:noProof/>
                <w:webHidden/>
              </w:rPr>
              <w:fldChar w:fldCharType="end"/>
            </w:r>
          </w:hyperlink>
        </w:p>
        <w:p w14:paraId="29D8CE68" w14:textId="77777777" w:rsidR="00BD602F" w:rsidRDefault="00BD602F">
          <w:pPr>
            <w:pStyle w:val="TJ2"/>
            <w:tabs>
              <w:tab w:val="left" w:pos="880"/>
              <w:tab w:val="right" w:leader="dot" w:pos="7928"/>
            </w:tabs>
            <w:rPr>
              <w:rFonts w:eastAsiaTheme="minorEastAsia" w:cstheme="minorBidi"/>
              <w:noProof/>
              <w:lang w:val="en-US"/>
            </w:rPr>
          </w:pPr>
          <w:hyperlink w:anchor="_Toc417059527" w:history="1">
            <w:r w:rsidRPr="00BF24F8">
              <w:rPr>
                <w:rStyle w:val="Hiperhivatkozs"/>
                <w:noProof/>
              </w:rPr>
              <w:t>3.3.</w:t>
            </w:r>
            <w:r>
              <w:rPr>
                <w:rFonts w:eastAsiaTheme="minorEastAsia" w:cstheme="minorBidi"/>
                <w:noProof/>
                <w:lang w:val="en-US"/>
              </w:rPr>
              <w:tab/>
            </w:r>
            <w:r w:rsidRPr="00BF24F8">
              <w:rPr>
                <w:rStyle w:val="Hiperhivatkozs"/>
                <w:noProof/>
              </w:rPr>
              <w:t>Lineáris optimalizálási feladat</w:t>
            </w:r>
            <w:r>
              <w:rPr>
                <w:noProof/>
                <w:webHidden/>
              </w:rPr>
              <w:tab/>
            </w:r>
            <w:r>
              <w:rPr>
                <w:noProof/>
                <w:webHidden/>
              </w:rPr>
              <w:fldChar w:fldCharType="begin"/>
            </w:r>
            <w:r>
              <w:rPr>
                <w:noProof/>
                <w:webHidden/>
              </w:rPr>
              <w:instrText xml:space="preserve"> PAGEREF _Toc417059527 \h </w:instrText>
            </w:r>
            <w:r>
              <w:rPr>
                <w:noProof/>
                <w:webHidden/>
              </w:rPr>
            </w:r>
            <w:r>
              <w:rPr>
                <w:noProof/>
                <w:webHidden/>
              </w:rPr>
              <w:fldChar w:fldCharType="separate"/>
            </w:r>
            <w:r>
              <w:rPr>
                <w:noProof/>
                <w:webHidden/>
              </w:rPr>
              <w:t>19</w:t>
            </w:r>
            <w:r>
              <w:rPr>
                <w:noProof/>
                <w:webHidden/>
              </w:rPr>
              <w:fldChar w:fldCharType="end"/>
            </w:r>
          </w:hyperlink>
        </w:p>
        <w:p w14:paraId="7D7346AA" w14:textId="77777777" w:rsidR="00BD602F" w:rsidRDefault="00BD602F">
          <w:pPr>
            <w:pStyle w:val="TJ2"/>
            <w:tabs>
              <w:tab w:val="left" w:pos="880"/>
              <w:tab w:val="right" w:leader="dot" w:pos="7928"/>
            </w:tabs>
            <w:rPr>
              <w:rFonts w:eastAsiaTheme="minorEastAsia" w:cstheme="minorBidi"/>
              <w:noProof/>
              <w:lang w:val="en-US"/>
            </w:rPr>
          </w:pPr>
          <w:hyperlink w:anchor="_Toc417059528" w:history="1">
            <w:r w:rsidRPr="00BF24F8">
              <w:rPr>
                <w:rStyle w:val="Hiperhivatkozs"/>
                <w:noProof/>
              </w:rPr>
              <w:t>3.4.</w:t>
            </w:r>
            <w:r>
              <w:rPr>
                <w:rFonts w:eastAsiaTheme="minorEastAsia" w:cstheme="minorBidi"/>
                <w:noProof/>
                <w:lang w:val="en-US"/>
              </w:rPr>
              <w:tab/>
            </w:r>
            <w:r w:rsidRPr="00BF24F8">
              <w:rPr>
                <w:rStyle w:val="Hiperhivatkozs"/>
                <w:noProof/>
              </w:rPr>
              <w:t>Nemlineáris optimalizálási feladat</w:t>
            </w:r>
            <w:r>
              <w:rPr>
                <w:noProof/>
                <w:webHidden/>
              </w:rPr>
              <w:tab/>
            </w:r>
            <w:r>
              <w:rPr>
                <w:noProof/>
                <w:webHidden/>
              </w:rPr>
              <w:fldChar w:fldCharType="begin"/>
            </w:r>
            <w:r>
              <w:rPr>
                <w:noProof/>
                <w:webHidden/>
              </w:rPr>
              <w:instrText xml:space="preserve"> PAGEREF _Toc417059528 \h </w:instrText>
            </w:r>
            <w:r>
              <w:rPr>
                <w:noProof/>
                <w:webHidden/>
              </w:rPr>
            </w:r>
            <w:r>
              <w:rPr>
                <w:noProof/>
                <w:webHidden/>
              </w:rPr>
              <w:fldChar w:fldCharType="separate"/>
            </w:r>
            <w:r>
              <w:rPr>
                <w:noProof/>
                <w:webHidden/>
              </w:rPr>
              <w:t>22</w:t>
            </w:r>
            <w:r>
              <w:rPr>
                <w:noProof/>
                <w:webHidden/>
              </w:rPr>
              <w:fldChar w:fldCharType="end"/>
            </w:r>
          </w:hyperlink>
        </w:p>
        <w:p w14:paraId="4A6AF49F" w14:textId="77777777" w:rsidR="00BD602F" w:rsidRDefault="00BD602F">
          <w:pPr>
            <w:pStyle w:val="TJ2"/>
            <w:tabs>
              <w:tab w:val="left" w:pos="880"/>
              <w:tab w:val="right" w:leader="dot" w:pos="7928"/>
            </w:tabs>
            <w:rPr>
              <w:rFonts w:eastAsiaTheme="minorEastAsia" w:cstheme="minorBidi"/>
              <w:noProof/>
              <w:lang w:val="en-US"/>
            </w:rPr>
          </w:pPr>
          <w:hyperlink w:anchor="_Toc417059529" w:history="1">
            <w:r w:rsidRPr="00BF24F8">
              <w:rPr>
                <w:rStyle w:val="Hiperhivatkozs"/>
                <w:noProof/>
              </w:rPr>
              <w:t>3.5.</w:t>
            </w:r>
            <w:r>
              <w:rPr>
                <w:rFonts w:eastAsiaTheme="minorEastAsia" w:cstheme="minorBidi"/>
                <w:noProof/>
                <w:lang w:val="en-US"/>
              </w:rPr>
              <w:tab/>
            </w:r>
            <w:r w:rsidRPr="00BF24F8">
              <w:rPr>
                <w:rStyle w:val="Hiperhivatkozs"/>
                <w:noProof/>
              </w:rPr>
              <w:t>Alkalmazási területek</w:t>
            </w:r>
            <w:r>
              <w:rPr>
                <w:noProof/>
                <w:webHidden/>
              </w:rPr>
              <w:tab/>
            </w:r>
            <w:r>
              <w:rPr>
                <w:noProof/>
                <w:webHidden/>
              </w:rPr>
              <w:fldChar w:fldCharType="begin"/>
            </w:r>
            <w:r>
              <w:rPr>
                <w:noProof/>
                <w:webHidden/>
              </w:rPr>
              <w:instrText xml:space="preserve"> PAGEREF _Toc417059529 \h </w:instrText>
            </w:r>
            <w:r>
              <w:rPr>
                <w:noProof/>
                <w:webHidden/>
              </w:rPr>
            </w:r>
            <w:r>
              <w:rPr>
                <w:noProof/>
                <w:webHidden/>
              </w:rPr>
              <w:fldChar w:fldCharType="separate"/>
            </w:r>
            <w:r>
              <w:rPr>
                <w:noProof/>
                <w:webHidden/>
              </w:rPr>
              <w:t>22</w:t>
            </w:r>
            <w:r>
              <w:rPr>
                <w:noProof/>
                <w:webHidden/>
              </w:rPr>
              <w:fldChar w:fldCharType="end"/>
            </w:r>
          </w:hyperlink>
        </w:p>
        <w:p w14:paraId="04376430" w14:textId="77777777" w:rsidR="00BD602F" w:rsidRDefault="00BD602F">
          <w:pPr>
            <w:pStyle w:val="TJ1"/>
            <w:tabs>
              <w:tab w:val="left" w:pos="440"/>
              <w:tab w:val="right" w:leader="dot" w:pos="7928"/>
            </w:tabs>
            <w:rPr>
              <w:rFonts w:eastAsiaTheme="minorEastAsia" w:cstheme="minorBidi"/>
              <w:noProof/>
              <w:lang w:val="en-US"/>
            </w:rPr>
          </w:pPr>
          <w:hyperlink w:anchor="_Toc417059530" w:history="1">
            <w:r w:rsidRPr="00BF24F8">
              <w:rPr>
                <w:rStyle w:val="Hiperhivatkozs"/>
                <w:noProof/>
              </w:rPr>
              <w:t>4.</w:t>
            </w:r>
            <w:r>
              <w:rPr>
                <w:rFonts w:eastAsiaTheme="minorEastAsia" w:cstheme="minorBidi"/>
                <w:noProof/>
                <w:lang w:val="en-US"/>
              </w:rPr>
              <w:tab/>
            </w:r>
            <w:r w:rsidRPr="00BF24F8">
              <w:rPr>
                <w:rStyle w:val="Hiperhivatkozs"/>
                <w:noProof/>
              </w:rPr>
              <w:t>Ruby on Rails</w:t>
            </w:r>
            <w:r>
              <w:rPr>
                <w:noProof/>
                <w:webHidden/>
              </w:rPr>
              <w:tab/>
            </w:r>
            <w:r>
              <w:rPr>
                <w:noProof/>
                <w:webHidden/>
              </w:rPr>
              <w:fldChar w:fldCharType="begin"/>
            </w:r>
            <w:r>
              <w:rPr>
                <w:noProof/>
                <w:webHidden/>
              </w:rPr>
              <w:instrText xml:space="preserve"> PAGEREF _Toc417059530 \h </w:instrText>
            </w:r>
            <w:r>
              <w:rPr>
                <w:noProof/>
                <w:webHidden/>
              </w:rPr>
            </w:r>
            <w:r>
              <w:rPr>
                <w:noProof/>
                <w:webHidden/>
              </w:rPr>
              <w:fldChar w:fldCharType="separate"/>
            </w:r>
            <w:r>
              <w:rPr>
                <w:noProof/>
                <w:webHidden/>
              </w:rPr>
              <w:t>23</w:t>
            </w:r>
            <w:r>
              <w:rPr>
                <w:noProof/>
                <w:webHidden/>
              </w:rPr>
              <w:fldChar w:fldCharType="end"/>
            </w:r>
          </w:hyperlink>
        </w:p>
        <w:p w14:paraId="5C0B328B" w14:textId="77777777" w:rsidR="00BD602F" w:rsidRDefault="00BD602F">
          <w:pPr>
            <w:pStyle w:val="TJ1"/>
            <w:tabs>
              <w:tab w:val="left" w:pos="440"/>
              <w:tab w:val="right" w:leader="dot" w:pos="7928"/>
            </w:tabs>
            <w:rPr>
              <w:rFonts w:eastAsiaTheme="minorEastAsia" w:cstheme="minorBidi"/>
              <w:noProof/>
              <w:lang w:val="en-US"/>
            </w:rPr>
          </w:pPr>
          <w:hyperlink w:anchor="_Toc417059531" w:history="1">
            <w:r w:rsidRPr="00BF24F8">
              <w:rPr>
                <w:rStyle w:val="Hiperhivatkozs"/>
                <w:noProof/>
              </w:rPr>
              <w:t>5.</w:t>
            </w:r>
            <w:r>
              <w:rPr>
                <w:rFonts w:eastAsiaTheme="minorEastAsia" w:cstheme="minorBidi"/>
                <w:noProof/>
                <w:lang w:val="en-US"/>
              </w:rPr>
              <w:tab/>
            </w:r>
            <w:r w:rsidRPr="00BF24F8">
              <w:rPr>
                <w:rStyle w:val="Hiperhivatkozs"/>
                <w:noProof/>
              </w:rPr>
              <w:t>Specifikáció</w:t>
            </w:r>
            <w:r>
              <w:rPr>
                <w:noProof/>
                <w:webHidden/>
              </w:rPr>
              <w:tab/>
            </w:r>
            <w:r>
              <w:rPr>
                <w:noProof/>
                <w:webHidden/>
              </w:rPr>
              <w:fldChar w:fldCharType="begin"/>
            </w:r>
            <w:r>
              <w:rPr>
                <w:noProof/>
                <w:webHidden/>
              </w:rPr>
              <w:instrText xml:space="preserve"> PAGEREF _Toc417059531 \h </w:instrText>
            </w:r>
            <w:r>
              <w:rPr>
                <w:noProof/>
                <w:webHidden/>
              </w:rPr>
            </w:r>
            <w:r>
              <w:rPr>
                <w:noProof/>
                <w:webHidden/>
              </w:rPr>
              <w:fldChar w:fldCharType="separate"/>
            </w:r>
            <w:r>
              <w:rPr>
                <w:noProof/>
                <w:webHidden/>
              </w:rPr>
              <w:t>24</w:t>
            </w:r>
            <w:r>
              <w:rPr>
                <w:noProof/>
                <w:webHidden/>
              </w:rPr>
              <w:fldChar w:fldCharType="end"/>
            </w:r>
          </w:hyperlink>
        </w:p>
        <w:p w14:paraId="349EE5AC" w14:textId="77777777" w:rsidR="00BD602F" w:rsidRDefault="00BD602F">
          <w:pPr>
            <w:pStyle w:val="TJ2"/>
            <w:tabs>
              <w:tab w:val="left" w:pos="880"/>
              <w:tab w:val="right" w:leader="dot" w:pos="7928"/>
            </w:tabs>
            <w:rPr>
              <w:rFonts w:eastAsiaTheme="minorEastAsia" w:cstheme="minorBidi"/>
              <w:noProof/>
              <w:lang w:val="en-US"/>
            </w:rPr>
          </w:pPr>
          <w:hyperlink w:anchor="_Toc417059532" w:history="1">
            <w:r w:rsidRPr="00BF24F8">
              <w:rPr>
                <w:rStyle w:val="Hiperhivatkozs"/>
                <w:noProof/>
              </w:rPr>
              <w:t>5.1.</w:t>
            </w:r>
            <w:r>
              <w:rPr>
                <w:rFonts w:eastAsiaTheme="minorEastAsia" w:cstheme="minorBidi"/>
                <w:noProof/>
                <w:lang w:val="en-US"/>
              </w:rPr>
              <w:tab/>
            </w:r>
            <w:r w:rsidRPr="00BF24F8">
              <w:rPr>
                <w:rStyle w:val="Hiperhivatkozs"/>
                <w:noProof/>
              </w:rPr>
              <w:t>Szereplők</w:t>
            </w:r>
            <w:r>
              <w:rPr>
                <w:noProof/>
                <w:webHidden/>
              </w:rPr>
              <w:tab/>
            </w:r>
            <w:r>
              <w:rPr>
                <w:noProof/>
                <w:webHidden/>
              </w:rPr>
              <w:fldChar w:fldCharType="begin"/>
            </w:r>
            <w:r>
              <w:rPr>
                <w:noProof/>
                <w:webHidden/>
              </w:rPr>
              <w:instrText xml:space="preserve"> PAGEREF _Toc417059532 \h </w:instrText>
            </w:r>
            <w:r>
              <w:rPr>
                <w:noProof/>
                <w:webHidden/>
              </w:rPr>
            </w:r>
            <w:r>
              <w:rPr>
                <w:noProof/>
                <w:webHidden/>
              </w:rPr>
              <w:fldChar w:fldCharType="separate"/>
            </w:r>
            <w:r>
              <w:rPr>
                <w:noProof/>
                <w:webHidden/>
              </w:rPr>
              <w:t>24</w:t>
            </w:r>
            <w:r>
              <w:rPr>
                <w:noProof/>
                <w:webHidden/>
              </w:rPr>
              <w:fldChar w:fldCharType="end"/>
            </w:r>
          </w:hyperlink>
        </w:p>
        <w:p w14:paraId="4EDDD5E5" w14:textId="77777777" w:rsidR="00BD602F" w:rsidRDefault="00BD602F">
          <w:pPr>
            <w:pStyle w:val="TJ2"/>
            <w:tabs>
              <w:tab w:val="left" w:pos="880"/>
              <w:tab w:val="right" w:leader="dot" w:pos="7928"/>
            </w:tabs>
            <w:rPr>
              <w:rFonts w:eastAsiaTheme="minorEastAsia" w:cstheme="minorBidi"/>
              <w:noProof/>
              <w:lang w:val="en-US"/>
            </w:rPr>
          </w:pPr>
          <w:hyperlink w:anchor="_Toc417059533" w:history="1">
            <w:r w:rsidRPr="00BF24F8">
              <w:rPr>
                <w:rStyle w:val="Hiperhivatkozs"/>
                <w:noProof/>
              </w:rPr>
              <w:t>5.2.</w:t>
            </w:r>
            <w:r>
              <w:rPr>
                <w:rFonts w:eastAsiaTheme="minorEastAsia" w:cstheme="minorBidi"/>
                <w:noProof/>
                <w:lang w:val="en-US"/>
              </w:rPr>
              <w:tab/>
            </w:r>
            <w:r w:rsidRPr="00BF24F8">
              <w:rPr>
                <w:rStyle w:val="Hiperhivatkozs"/>
                <w:noProof/>
              </w:rPr>
              <w:t>Funkcionális követelmények</w:t>
            </w:r>
            <w:r>
              <w:rPr>
                <w:noProof/>
                <w:webHidden/>
              </w:rPr>
              <w:tab/>
            </w:r>
            <w:r>
              <w:rPr>
                <w:noProof/>
                <w:webHidden/>
              </w:rPr>
              <w:fldChar w:fldCharType="begin"/>
            </w:r>
            <w:r>
              <w:rPr>
                <w:noProof/>
                <w:webHidden/>
              </w:rPr>
              <w:instrText xml:space="preserve"> PAGEREF _Toc417059533 \h </w:instrText>
            </w:r>
            <w:r>
              <w:rPr>
                <w:noProof/>
                <w:webHidden/>
              </w:rPr>
            </w:r>
            <w:r>
              <w:rPr>
                <w:noProof/>
                <w:webHidden/>
              </w:rPr>
              <w:fldChar w:fldCharType="separate"/>
            </w:r>
            <w:r>
              <w:rPr>
                <w:noProof/>
                <w:webHidden/>
              </w:rPr>
              <w:t>24</w:t>
            </w:r>
            <w:r>
              <w:rPr>
                <w:noProof/>
                <w:webHidden/>
              </w:rPr>
              <w:fldChar w:fldCharType="end"/>
            </w:r>
          </w:hyperlink>
        </w:p>
        <w:p w14:paraId="2F6386F0" w14:textId="77777777" w:rsidR="00BD602F" w:rsidRDefault="00BD602F">
          <w:pPr>
            <w:pStyle w:val="TJ3"/>
            <w:tabs>
              <w:tab w:val="left" w:pos="1320"/>
              <w:tab w:val="right" w:leader="dot" w:pos="7928"/>
            </w:tabs>
            <w:rPr>
              <w:rFonts w:eastAsiaTheme="minorEastAsia" w:cstheme="minorBidi"/>
              <w:noProof/>
              <w:lang w:val="en-US"/>
            </w:rPr>
          </w:pPr>
          <w:hyperlink w:anchor="_Toc417059534" w:history="1">
            <w:r w:rsidRPr="00BF24F8">
              <w:rPr>
                <w:rStyle w:val="Hiperhivatkozs"/>
                <w:noProof/>
              </w:rPr>
              <w:t>5.2.1.</w:t>
            </w:r>
            <w:r>
              <w:rPr>
                <w:rFonts w:eastAsiaTheme="minorEastAsia" w:cstheme="minorBidi"/>
                <w:noProof/>
                <w:lang w:val="en-US"/>
              </w:rPr>
              <w:tab/>
            </w:r>
            <w:r w:rsidRPr="00BF24F8">
              <w:rPr>
                <w:rStyle w:val="Hiperhivatkozs"/>
                <w:noProof/>
              </w:rPr>
              <w:t>Felhasználói fiókok</w:t>
            </w:r>
            <w:r>
              <w:rPr>
                <w:noProof/>
                <w:webHidden/>
              </w:rPr>
              <w:tab/>
            </w:r>
            <w:r>
              <w:rPr>
                <w:noProof/>
                <w:webHidden/>
              </w:rPr>
              <w:fldChar w:fldCharType="begin"/>
            </w:r>
            <w:r>
              <w:rPr>
                <w:noProof/>
                <w:webHidden/>
              </w:rPr>
              <w:instrText xml:space="preserve"> PAGEREF _Toc417059534 \h </w:instrText>
            </w:r>
            <w:r>
              <w:rPr>
                <w:noProof/>
                <w:webHidden/>
              </w:rPr>
            </w:r>
            <w:r>
              <w:rPr>
                <w:noProof/>
                <w:webHidden/>
              </w:rPr>
              <w:fldChar w:fldCharType="separate"/>
            </w:r>
            <w:r>
              <w:rPr>
                <w:noProof/>
                <w:webHidden/>
              </w:rPr>
              <w:t>24</w:t>
            </w:r>
            <w:r>
              <w:rPr>
                <w:noProof/>
                <w:webHidden/>
              </w:rPr>
              <w:fldChar w:fldCharType="end"/>
            </w:r>
          </w:hyperlink>
        </w:p>
        <w:p w14:paraId="183C6960" w14:textId="77777777" w:rsidR="00BD602F" w:rsidRDefault="00BD602F">
          <w:pPr>
            <w:pStyle w:val="TJ3"/>
            <w:tabs>
              <w:tab w:val="left" w:pos="1320"/>
              <w:tab w:val="right" w:leader="dot" w:pos="7928"/>
            </w:tabs>
            <w:rPr>
              <w:rFonts w:eastAsiaTheme="minorEastAsia" w:cstheme="minorBidi"/>
              <w:noProof/>
              <w:lang w:val="en-US"/>
            </w:rPr>
          </w:pPr>
          <w:hyperlink w:anchor="_Toc417059535" w:history="1">
            <w:r w:rsidRPr="00BF24F8">
              <w:rPr>
                <w:rStyle w:val="Hiperhivatkozs"/>
                <w:noProof/>
              </w:rPr>
              <w:t>5.2.2.</w:t>
            </w:r>
            <w:r>
              <w:rPr>
                <w:rFonts w:eastAsiaTheme="minorEastAsia" w:cstheme="minorBidi"/>
                <w:noProof/>
                <w:lang w:val="en-US"/>
              </w:rPr>
              <w:tab/>
            </w:r>
            <w:r w:rsidRPr="00BF24F8">
              <w:rPr>
                <w:rStyle w:val="Hiperhivatkozs"/>
                <w:noProof/>
              </w:rPr>
              <w:t>Szobák szűrése</w:t>
            </w:r>
            <w:r>
              <w:rPr>
                <w:noProof/>
                <w:webHidden/>
              </w:rPr>
              <w:tab/>
            </w:r>
            <w:r>
              <w:rPr>
                <w:noProof/>
                <w:webHidden/>
              </w:rPr>
              <w:fldChar w:fldCharType="begin"/>
            </w:r>
            <w:r>
              <w:rPr>
                <w:noProof/>
                <w:webHidden/>
              </w:rPr>
              <w:instrText xml:space="preserve"> PAGEREF _Toc417059535 \h </w:instrText>
            </w:r>
            <w:r>
              <w:rPr>
                <w:noProof/>
                <w:webHidden/>
              </w:rPr>
            </w:r>
            <w:r>
              <w:rPr>
                <w:noProof/>
                <w:webHidden/>
              </w:rPr>
              <w:fldChar w:fldCharType="separate"/>
            </w:r>
            <w:r>
              <w:rPr>
                <w:noProof/>
                <w:webHidden/>
              </w:rPr>
              <w:t>24</w:t>
            </w:r>
            <w:r>
              <w:rPr>
                <w:noProof/>
                <w:webHidden/>
              </w:rPr>
              <w:fldChar w:fldCharType="end"/>
            </w:r>
          </w:hyperlink>
        </w:p>
        <w:p w14:paraId="60A34697" w14:textId="77777777" w:rsidR="00BD602F" w:rsidRDefault="00BD602F">
          <w:pPr>
            <w:pStyle w:val="TJ3"/>
            <w:tabs>
              <w:tab w:val="left" w:pos="1320"/>
              <w:tab w:val="right" w:leader="dot" w:pos="7928"/>
            </w:tabs>
            <w:rPr>
              <w:rFonts w:eastAsiaTheme="minorEastAsia" w:cstheme="minorBidi"/>
              <w:noProof/>
              <w:lang w:val="en-US"/>
            </w:rPr>
          </w:pPr>
          <w:hyperlink w:anchor="_Toc417059536" w:history="1">
            <w:r w:rsidRPr="00BF24F8">
              <w:rPr>
                <w:rStyle w:val="Hiperhivatkozs"/>
                <w:noProof/>
              </w:rPr>
              <w:t>5.2.3.</w:t>
            </w:r>
            <w:r>
              <w:rPr>
                <w:rFonts w:eastAsiaTheme="minorEastAsia" w:cstheme="minorBidi"/>
                <w:noProof/>
                <w:lang w:val="en-US"/>
              </w:rPr>
              <w:tab/>
            </w:r>
            <w:r w:rsidRPr="00BF24F8">
              <w:rPr>
                <w:rStyle w:val="Hiperhivatkozs"/>
                <w:noProof/>
              </w:rPr>
              <w:t>Szobafoglalás</w:t>
            </w:r>
            <w:r>
              <w:rPr>
                <w:noProof/>
                <w:webHidden/>
              </w:rPr>
              <w:tab/>
            </w:r>
            <w:r>
              <w:rPr>
                <w:noProof/>
                <w:webHidden/>
              </w:rPr>
              <w:fldChar w:fldCharType="begin"/>
            </w:r>
            <w:r>
              <w:rPr>
                <w:noProof/>
                <w:webHidden/>
              </w:rPr>
              <w:instrText xml:space="preserve"> PAGEREF _Toc417059536 \h </w:instrText>
            </w:r>
            <w:r>
              <w:rPr>
                <w:noProof/>
                <w:webHidden/>
              </w:rPr>
            </w:r>
            <w:r>
              <w:rPr>
                <w:noProof/>
                <w:webHidden/>
              </w:rPr>
              <w:fldChar w:fldCharType="separate"/>
            </w:r>
            <w:r>
              <w:rPr>
                <w:noProof/>
                <w:webHidden/>
              </w:rPr>
              <w:t>25</w:t>
            </w:r>
            <w:r>
              <w:rPr>
                <w:noProof/>
                <w:webHidden/>
              </w:rPr>
              <w:fldChar w:fldCharType="end"/>
            </w:r>
          </w:hyperlink>
        </w:p>
        <w:p w14:paraId="72D7E9F7" w14:textId="77777777" w:rsidR="00BD602F" w:rsidRDefault="00BD602F">
          <w:pPr>
            <w:pStyle w:val="TJ3"/>
            <w:tabs>
              <w:tab w:val="left" w:pos="1320"/>
              <w:tab w:val="right" w:leader="dot" w:pos="7928"/>
            </w:tabs>
            <w:rPr>
              <w:rFonts w:eastAsiaTheme="minorEastAsia" w:cstheme="minorBidi"/>
              <w:noProof/>
              <w:lang w:val="en-US"/>
            </w:rPr>
          </w:pPr>
          <w:hyperlink w:anchor="_Toc417059537" w:history="1">
            <w:r w:rsidRPr="00BF24F8">
              <w:rPr>
                <w:rStyle w:val="Hiperhivatkozs"/>
                <w:noProof/>
              </w:rPr>
              <w:t>5.2.4.</w:t>
            </w:r>
            <w:r>
              <w:rPr>
                <w:rFonts w:eastAsiaTheme="minorEastAsia" w:cstheme="minorBidi"/>
                <w:noProof/>
                <w:lang w:val="en-US"/>
              </w:rPr>
              <w:tab/>
            </w:r>
            <w:r w:rsidRPr="00BF24F8">
              <w:rPr>
                <w:rStyle w:val="Hiperhivatkozs"/>
                <w:noProof/>
              </w:rPr>
              <w:t>Értékelés</w:t>
            </w:r>
            <w:r>
              <w:rPr>
                <w:noProof/>
                <w:webHidden/>
              </w:rPr>
              <w:tab/>
            </w:r>
            <w:r>
              <w:rPr>
                <w:noProof/>
                <w:webHidden/>
              </w:rPr>
              <w:fldChar w:fldCharType="begin"/>
            </w:r>
            <w:r>
              <w:rPr>
                <w:noProof/>
                <w:webHidden/>
              </w:rPr>
              <w:instrText xml:space="preserve"> PAGEREF _Toc417059537 \h </w:instrText>
            </w:r>
            <w:r>
              <w:rPr>
                <w:noProof/>
                <w:webHidden/>
              </w:rPr>
            </w:r>
            <w:r>
              <w:rPr>
                <w:noProof/>
                <w:webHidden/>
              </w:rPr>
              <w:fldChar w:fldCharType="separate"/>
            </w:r>
            <w:r>
              <w:rPr>
                <w:noProof/>
                <w:webHidden/>
              </w:rPr>
              <w:t>25</w:t>
            </w:r>
            <w:r>
              <w:rPr>
                <w:noProof/>
                <w:webHidden/>
              </w:rPr>
              <w:fldChar w:fldCharType="end"/>
            </w:r>
          </w:hyperlink>
        </w:p>
        <w:p w14:paraId="6037A423" w14:textId="77777777" w:rsidR="00BD602F" w:rsidRDefault="00BD602F">
          <w:pPr>
            <w:pStyle w:val="TJ3"/>
            <w:tabs>
              <w:tab w:val="left" w:pos="1320"/>
              <w:tab w:val="right" w:leader="dot" w:pos="7928"/>
            </w:tabs>
            <w:rPr>
              <w:rFonts w:eastAsiaTheme="minorEastAsia" w:cstheme="minorBidi"/>
              <w:noProof/>
              <w:lang w:val="en-US"/>
            </w:rPr>
          </w:pPr>
          <w:hyperlink w:anchor="_Toc417059538" w:history="1">
            <w:r w:rsidRPr="00BF24F8">
              <w:rPr>
                <w:rStyle w:val="Hiperhivatkozs"/>
                <w:noProof/>
              </w:rPr>
              <w:t>5.2.5.</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_Toc417059538 \h </w:instrText>
            </w:r>
            <w:r>
              <w:rPr>
                <w:noProof/>
                <w:webHidden/>
              </w:rPr>
            </w:r>
            <w:r>
              <w:rPr>
                <w:noProof/>
                <w:webHidden/>
              </w:rPr>
              <w:fldChar w:fldCharType="separate"/>
            </w:r>
            <w:r>
              <w:rPr>
                <w:noProof/>
                <w:webHidden/>
              </w:rPr>
              <w:t>25</w:t>
            </w:r>
            <w:r>
              <w:rPr>
                <w:noProof/>
                <w:webHidden/>
              </w:rPr>
              <w:fldChar w:fldCharType="end"/>
            </w:r>
          </w:hyperlink>
        </w:p>
        <w:p w14:paraId="51A0B2D9" w14:textId="77777777" w:rsidR="00BD602F" w:rsidRDefault="00BD602F">
          <w:pPr>
            <w:pStyle w:val="TJ3"/>
            <w:tabs>
              <w:tab w:val="left" w:pos="1320"/>
              <w:tab w:val="right" w:leader="dot" w:pos="7928"/>
            </w:tabs>
            <w:rPr>
              <w:rFonts w:eastAsiaTheme="minorEastAsia" w:cstheme="minorBidi"/>
              <w:noProof/>
              <w:lang w:val="en-US"/>
            </w:rPr>
          </w:pPr>
          <w:hyperlink w:anchor="_Toc417059539" w:history="1">
            <w:r w:rsidRPr="00BF24F8">
              <w:rPr>
                <w:rStyle w:val="Hiperhivatkozs"/>
                <w:noProof/>
              </w:rPr>
              <w:t>5.2.6.</w:t>
            </w:r>
            <w:r>
              <w:rPr>
                <w:rFonts w:eastAsiaTheme="minorEastAsia" w:cstheme="minorBidi"/>
                <w:noProof/>
                <w:lang w:val="en-US"/>
              </w:rPr>
              <w:tab/>
            </w:r>
            <w:r w:rsidRPr="00BF24F8">
              <w:rPr>
                <w:rStyle w:val="Hiperhivatkozs"/>
                <w:noProof/>
              </w:rPr>
              <w:t>Törzsadatok</w:t>
            </w:r>
            <w:r>
              <w:rPr>
                <w:noProof/>
                <w:webHidden/>
              </w:rPr>
              <w:tab/>
            </w:r>
            <w:r>
              <w:rPr>
                <w:noProof/>
                <w:webHidden/>
              </w:rPr>
              <w:fldChar w:fldCharType="begin"/>
            </w:r>
            <w:r>
              <w:rPr>
                <w:noProof/>
                <w:webHidden/>
              </w:rPr>
              <w:instrText xml:space="preserve"> PAGEREF _Toc417059539 \h </w:instrText>
            </w:r>
            <w:r>
              <w:rPr>
                <w:noProof/>
                <w:webHidden/>
              </w:rPr>
            </w:r>
            <w:r>
              <w:rPr>
                <w:noProof/>
                <w:webHidden/>
              </w:rPr>
              <w:fldChar w:fldCharType="separate"/>
            </w:r>
            <w:r>
              <w:rPr>
                <w:noProof/>
                <w:webHidden/>
              </w:rPr>
              <w:t>25</w:t>
            </w:r>
            <w:r>
              <w:rPr>
                <w:noProof/>
                <w:webHidden/>
              </w:rPr>
              <w:fldChar w:fldCharType="end"/>
            </w:r>
          </w:hyperlink>
        </w:p>
        <w:p w14:paraId="1CFA0A66" w14:textId="77777777" w:rsidR="00BD602F" w:rsidRDefault="00BD602F">
          <w:pPr>
            <w:pStyle w:val="TJ3"/>
            <w:tabs>
              <w:tab w:val="left" w:pos="1320"/>
              <w:tab w:val="right" w:leader="dot" w:pos="7928"/>
            </w:tabs>
            <w:rPr>
              <w:rFonts w:eastAsiaTheme="minorEastAsia" w:cstheme="minorBidi"/>
              <w:noProof/>
              <w:lang w:val="en-US"/>
            </w:rPr>
          </w:pPr>
          <w:hyperlink w:anchor="_Toc417059540" w:history="1">
            <w:r w:rsidRPr="00BF24F8">
              <w:rPr>
                <w:rStyle w:val="Hiperhivatkozs"/>
                <w:noProof/>
              </w:rPr>
              <w:t>5.2.7.</w:t>
            </w:r>
            <w:r>
              <w:rPr>
                <w:rFonts w:eastAsiaTheme="minorEastAsia" w:cstheme="minorBidi"/>
                <w:noProof/>
                <w:lang w:val="en-US"/>
              </w:rPr>
              <w:tab/>
            </w:r>
            <w:r w:rsidRPr="00BF24F8">
              <w:rPr>
                <w:rStyle w:val="Hiperhivatkozs"/>
                <w:noProof/>
              </w:rPr>
              <w:t>Tartós címek</w:t>
            </w:r>
            <w:r>
              <w:rPr>
                <w:noProof/>
                <w:webHidden/>
              </w:rPr>
              <w:tab/>
            </w:r>
            <w:r>
              <w:rPr>
                <w:noProof/>
                <w:webHidden/>
              </w:rPr>
              <w:fldChar w:fldCharType="begin"/>
            </w:r>
            <w:r>
              <w:rPr>
                <w:noProof/>
                <w:webHidden/>
              </w:rPr>
              <w:instrText xml:space="preserve"> PAGEREF _Toc417059540 \h </w:instrText>
            </w:r>
            <w:r>
              <w:rPr>
                <w:noProof/>
                <w:webHidden/>
              </w:rPr>
            </w:r>
            <w:r>
              <w:rPr>
                <w:noProof/>
                <w:webHidden/>
              </w:rPr>
              <w:fldChar w:fldCharType="separate"/>
            </w:r>
            <w:r>
              <w:rPr>
                <w:noProof/>
                <w:webHidden/>
              </w:rPr>
              <w:t>25</w:t>
            </w:r>
            <w:r>
              <w:rPr>
                <w:noProof/>
                <w:webHidden/>
              </w:rPr>
              <w:fldChar w:fldCharType="end"/>
            </w:r>
          </w:hyperlink>
        </w:p>
        <w:p w14:paraId="3F6D9D2F" w14:textId="77777777" w:rsidR="00BD602F" w:rsidRDefault="00BD602F">
          <w:pPr>
            <w:pStyle w:val="TJ2"/>
            <w:tabs>
              <w:tab w:val="left" w:pos="880"/>
              <w:tab w:val="right" w:leader="dot" w:pos="7928"/>
            </w:tabs>
            <w:rPr>
              <w:rFonts w:eastAsiaTheme="minorEastAsia" w:cstheme="minorBidi"/>
              <w:noProof/>
              <w:lang w:val="en-US"/>
            </w:rPr>
          </w:pPr>
          <w:hyperlink w:anchor="_Toc417059541" w:history="1">
            <w:r w:rsidRPr="00BF24F8">
              <w:rPr>
                <w:rStyle w:val="Hiperhivatkozs"/>
                <w:noProof/>
              </w:rPr>
              <w:t>5.3.</w:t>
            </w:r>
            <w:r>
              <w:rPr>
                <w:rFonts w:eastAsiaTheme="minorEastAsia" w:cstheme="minorBidi"/>
                <w:noProof/>
                <w:lang w:val="en-US"/>
              </w:rPr>
              <w:tab/>
            </w:r>
            <w:r w:rsidRPr="00BF24F8">
              <w:rPr>
                <w:rStyle w:val="Hiperhivatkozs"/>
                <w:noProof/>
              </w:rPr>
              <w:t>Célcsoport</w:t>
            </w:r>
            <w:r>
              <w:rPr>
                <w:noProof/>
                <w:webHidden/>
              </w:rPr>
              <w:tab/>
            </w:r>
            <w:r>
              <w:rPr>
                <w:noProof/>
                <w:webHidden/>
              </w:rPr>
              <w:fldChar w:fldCharType="begin"/>
            </w:r>
            <w:r>
              <w:rPr>
                <w:noProof/>
                <w:webHidden/>
              </w:rPr>
              <w:instrText xml:space="preserve"> PAGEREF _Toc417059541 \h </w:instrText>
            </w:r>
            <w:r>
              <w:rPr>
                <w:noProof/>
                <w:webHidden/>
              </w:rPr>
            </w:r>
            <w:r>
              <w:rPr>
                <w:noProof/>
                <w:webHidden/>
              </w:rPr>
              <w:fldChar w:fldCharType="separate"/>
            </w:r>
            <w:r>
              <w:rPr>
                <w:noProof/>
                <w:webHidden/>
              </w:rPr>
              <w:t>25</w:t>
            </w:r>
            <w:r>
              <w:rPr>
                <w:noProof/>
                <w:webHidden/>
              </w:rPr>
              <w:fldChar w:fldCharType="end"/>
            </w:r>
          </w:hyperlink>
        </w:p>
        <w:p w14:paraId="6B33DB67" w14:textId="77777777" w:rsidR="00BD602F" w:rsidRDefault="00BD602F">
          <w:pPr>
            <w:pStyle w:val="TJ1"/>
            <w:tabs>
              <w:tab w:val="left" w:pos="440"/>
              <w:tab w:val="right" w:leader="dot" w:pos="7928"/>
            </w:tabs>
            <w:rPr>
              <w:rFonts w:eastAsiaTheme="minorEastAsia" w:cstheme="minorBidi"/>
              <w:noProof/>
              <w:lang w:val="en-US"/>
            </w:rPr>
          </w:pPr>
          <w:hyperlink w:anchor="_Toc417059542" w:history="1">
            <w:r w:rsidRPr="00BF24F8">
              <w:rPr>
                <w:rStyle w:val="Hiperhivatkozs"/>
                <w:noProof/>
              </w:rPr>
              <w:t>6.</w:t>
            </w:r>
            <w:r>
              <w:rPr>
                <w:rFonts w:eastAsiaTheme="minorEastAsia" w:cstheme="minorBidi"/>
                <w:noProof/>
                <w:lang w:val="en-US"/>
              </w:rPr>
              <w:tab/>
            </w:r>
            <w:r w:rsidRPr="00BF24F8">
              <w:rPr>
                <w:rStyle w:val="Hiperhivatkozs"/>
                <w:noProof/>
              </w:rPr>
              <w:t>Tervezés</w:t>
            </w:r>
            <w:r>
              <w:rPr>
                <w:noProof/>
                <w:webHidden/>
              </w:rPr>
              <w:tab/>
            </w:r>
            <w:r>
              <w:rPr>
                <w:noProof/>
                <w:webHidden/>
              </w:rPr>
              <w:fldChar w:fldCharType="begin"/>
            </w:r>
            <w:r>
              <w:rPr>
                <w:noProof/>
                <w:webHidden/>
              </w:rPr>
              <w:instrText xml:space="preserve"> PAGEREF _Toc417059542 \h </w:instrText>
            </w:r>
            <w:r>
              <w:rPr>
                <w:noProof/>
                <w:webHidden/>
              </w:rPr>
            </w:r>
            <w:r>
              <w:rPr>
                <w:noProof/>
                <w:webHidden/>
              </w:rPr>
              <w:fldChar w:fldCharType="separate"/>
            </w:r>
            <w:r>
              <w:rPr>
                <w:noProof/>
                <w:webHidden/>
              </w:rPr>
              <w:t>27</w:t>
            </w:r>
            <w:r>
              <w:rPr>
                <w:noProof/>
                <w:webHidden/>
              </w:rPr>
              <w:fldChar w:fldCharType="end"/>
            </w:r>
          </w:hyperlink>
        </w:p>
        <w:p w14:paraId="3F74FBA0" w14:textId="77777777" w:rsidR="00BD602F" w:rsidRDefault="00BD602F">
          <w:pPr>
            <w:pStyle w:val="TJ2"/>
            <w:tabs>
              <w:tab w:val="left" w:pos="880"/>
              <w:tab w:val="right" w:leader="dot" w:pos="7928"/>
            </w:tabs>
            <w:rPr>
              <w:rFonts w:eastAsiaTheme="minorEastAsia" w:cstheme="minorBidi"/>
              <w:noProof/>
              <w:lang w:val="en-US"/>
            </w:rPr>
          </w:pPr>
          <w:hyperlink w:anchor="_Toc417059543" w:history="1">
            <w:r w:rsidRPr="00BF24F8">
              <w:rPr>
                <w:rStyle w:val="Hiperhivatkozs"/>
                <w:noProof/>
              </w:rPr>
              <w:t>6.1.</w:t>
            </w:r>
            <w:r>
              <w:rPr>
                <w:rFonts w:eastAsiaTheme="minorEastAsia" w:cstheme="minorBidi"/>
                <w:noProof/>
                <w:lang w:val="en-US"/>
              </w:rPr>
              <w:tab/>
            </w:r>
            <w:r w:rsidRPr="00BF24F8">
              <w:rPr>
                <w:rStyle w:val="Hiperhivatkozs"/>
                <w:noProof/>
              </w:rPr>
              <w:t>A rendszerben megjelenő fő folyamatok</w:t>
            </w:r>
            <w:r>
              <w:rPr>
                <w:noProof/>
                <w:webHidden/>
              </w:rPr>
              <w:tab/>
            </w:r>
            <w:r>
              <w:rPr>
                <w:noProof/>
                <w:webHidden/>
              </w:rPr>
              <w:fldChar w:fldCharType="begin"/>
            </w:r>
            <w:r>
              <w:rPr>
                <w:noProof/>
                <w:webHidden/>
              </w:rPr>
              <w:instrText xml:space="preserve"> PAGEREF _Toc417059543 \h </w:instrText>
            </w:r>
            <w:r>
              <w:rPr>
                <w:noProof/>
                <w:webHidden/>
              </w:rPr>
            </w:r>
            <w:r>
              <w:rPr>
                <w:noProof/>
                <w:webHidden/>
              </w:rPr>
              <w:fldChar w:fldCharType="separate"/>
            </w:r>
            <w:r>
              <w:rPr>
                <w:noProof/>
                <w:webHidden/>
              </w:rPr>
              <w:t>27</w:t>
            </w:r>
            <w:r>
              <w:rPr>
                <w:noProof/>
                <w:webHidden/>
              </w:rPr>
              <w:fldChar w:fldCharType="end"/>
            </w:r>
          </w:hyperlink>
        </w:p>
        <w:p w14:paraId="05E5F0AF" w14:textId="77777777" w:rsidR="00BD602F" w:rsidRDefault="00BD602F">
          <w:pPr>
            <w:pStyle w:val="TJ3"/>
            <w:tabs>
              <w:tab w:val="left" w:pos="1320"/>
              <w:tab w:val="right" w:leader="dot" w:pos="7928"/>
            </w:tabs>
            <w:rPr>
              <w:rFonts w:eastAsiaTheme="minorEastAsia" w:cstheme="minorBidi"/>
              <w:noProof/>
              <w:lang w:val="en-US"/>
            </w:rPr>
          </w:pPr>
          <w:hyperlink w:anchor="_Toc417059544" w:history="1">
            <w:r w:rsidRPr="00BF24F8">
              <w:rPr>
                <w:rStyle w:val="Hiperhivatkozs"/>
                <w:noProof/>
              </w:rPr>
              <w:t>6.1.1.</w:t>
            </w:r>
            <w:r>
              <w:rPr>
                <w:rFonts w:eastAsiaTheme="minorEastAsia" w:cstheme="minorBidi"/>
                <w:noProof/>
                <w:lang w:val="en-US"/>
              </w:rPr>
              <w:tab/>
            </w:r>
            <w:r w:rsidRPr="00BF24F8">
              <w:rPr>
                <w:rStyle w:val="Hiperhivatkozs"/>
                <w:noProof/>
              </w:rPr>
              <w:t>Szobafoglalás</w:t>
            </w:r>
            <w:r>
              <w:rPr>
                <w:noProof/>
                <w:webHidden/>
              </w:rPr>
              <w:tab/>
            </w:r>
            <w:r>
              <w:rPr>
                <w:noProof/>
                <w:webHidden/>
              </w:rPr>
              <w:fldChar w:fldCharType="begin"/>
            </w:r>
            <w:r>
              <w:rPr>
                <w:noProof/>
                <w:webHidden/>
              </w:rPr>
              <w:instrText xml:space="preserve"> PAGEREF _Toc417059544 \h </w:instrText>
            </w:r>
            <w:r>
              <w:rPr>
                <w:noProof/>
                <w:webHidden/>
              </w:rPr>
            </w:r>
            <w:r>
              <w:rPr>
                <w:noProof/>
                <w:webHidden/>
              </w:rPr>
              <w:fldChar w:fldCharType="separate"/>
            </w:r>
            <w:r>
              <w:rPr>
                <w:noProof/>
                <w:webHidden/>
              </w:rPr>
              <w:t>27</w:t>
            </w:r>
            <w:r>
              <w:rPr>
                <w:noProof/>
                <w:webHidden/>
              </w:rPr>
              <w:fldChar w:fldCharType="end"/>
            </w:r>
          </w:hyperlink>
        </w:p>
        <w:p w14:paraId="614F2EF5" w14:textId="77777777" w:rsidR="00BD602F" w:rsidRDefault="00BD602F">
          <w:pPr>
            <w:pStyle w:val="TJ3"/>
            <w:tabs>
              <w:tab w:val="left" w:pos="1320"/>
              <w:tab w:val="right" w:leader="dot" w:pos="7928"/>
            </w:tabs>
            <w:rPr>
              <w:rFonts w:eastAsiaTheme="minorEastAsia" w:cstheme="minorBidi"/>
              <w:noProof/>
              <w:lang w:val="en-US"/>
            </w:rPr>
          </w:pPr>
          <w:hyperlink w:anchor="_Toc417059545" w:history="1">
            <w:r w:rsidRPr="00BF24F8">
              <w:rPr>
                <w:rStyle w:val="Hiperhivatkozs"/>
                <w:noProof/>
              </w:rPr>
              <w:t>6.1.2.</w:t>
            </w:r>
            <w:r>
              <w:rPr>
                <w:rFonts w:eastAsiaTheme="minorEastAsia" w:cstheme="minorBidi"/>
                <w:noProof/>
                <w:lang w:val="en-US"/>
              </w:rPr>
              <w:tab/>
            </w:r>
            <w:r w:rsidRPr="00BF24F8">
              <w:rPr>
                <w:rStyle w:val="Hiperhivatkozs"/>
                <w:noProof/>
              </w:rPr>
              <w:t>Foglalás visszaigazolás</w:t>
            </w:r>
            <w:r>
              <w:rPr>
                <w:noProof/>
                <w:webHidden/>
              </w:rPr>
              <w:tab/>
            </w:r>
            <w:r>
              <w:rPr>
                <w:noProof/>
                <w:webHidden/>
              </w:rPr>
              <w:fldChar w:fldCharType="begin"/>
            </w:r>
            <w:r>
              <w:rPr>
                <w:noProof/>
                <w:webHidden/>
              </w:rPr>
              <w:instrText xml:space="preserve"> PAGEREF _Toc417059545 \h </w:instrText>
            </w:r>
            <w:r>
              <w:rPr>
                <w:noProof/>
                <w:webHidden/>
              </w:rPr>
            </w:r>
            <w:r>
              <w:rPr>
                <w:noProof/>
                <w:webHidden/>
              </w:rPr>
              <w:fldChar w:fldCharType="separate"/>
            </w:r>
            <w:r>
              <w:rPr>
                <w:noProof/>
                <w:webHidden/>
              </w:rPr>
              <w:t>28</w:t>
            </w:r>
            <w:r>
              <w:rPr>
                <w:noProof/>
                <w:webHidden/>
              </w:rPr>
              <w:fldChar w:fldCharType="end"/>
            </w:r>
          </w:hyperlink>
        </w:p>
        <w:p w14:paraId="35C94E7D" w14:textId="77777777" w:rsidR="00BD602F" w:rsidRDefault="00BD602F">
          <w:pPr>
            <w:pStyle w:val="TJ3"/>
            <w:tabs>
              <w:tab w:val="left" w:pos="1320"/>
              <w:tab w:val="right" w:leader="dot" w:pos="7928"/>
            </w:tabs>
            <w:rPr>
              <w:rFonts w:eastAsiaTheme="minorEastAsia" w:cstheme="minorBidi"/>
              <w:noProof/>
              <w:lang w:val="en-US"/>
            </w:rPr>
          </w:pPr>
          <w:hyperlink w:anchor="_Toc417059546" w:history="1">
            <w:r w:rsidRPr="00BF24F8">
              <w:rPr>
                <w:rStyle w:val="Hiperhivatkozs"/>
                <w:noProof/>
              </w:rPr>
              <w:t>6.1.3.</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_Toc417059546 \h </w:instrText>
            </w:r>
            <w:r>
              <w:rPr>
                <w:noProof/>
                <w:webHidden/>
              </w:rPr>
            </w:r>
            <w:r>
              <w:rPr>
                <w:noProof/>
                <w:webHidden/>
              </w:rPr>
              <w:fldChar w:fldCharType="separate"/>
            </w:r>
            <w:r>
              <w:rPr>
                <w:noProof/>
                <w:webHidden/>
              </w:rPr>
              <w:t>28</w:t>
            </w:r>
            <w:r>
              <w:rPr>
                <w:noProof/>
                <w:webHidden/>
              </w:rPr>
              <w:fldChar w:fldCharType="end"/>
            </w:r>
          </w:hyperlink>
        </w:p>
        <w:p w14:paraId="06D4D0F4" w14:textId="77777777" w:rsidR="00BD602F" w:rsidRDefault="00BD602F">
          <w:pPr>
            <w:pStyle w:val="TJ2"/>
            <w:tabs>
              <w:tab w:val="left" w:pos="880"/>
              <w:tab w:val="right" w:leader="dot" w:pos="7928"/>
            </w:tabs>
            <w:rPr>
              <w:rFonts w:eastAsiaTheme="minorEastAsia" w:cstheme="minorBidi"/>
              <w:noProof/>
              <w:lang w:val="en-US"/>
            </w:rPr>
          </w:pPr>
          <w:hyperlink w:anchor="_Toc417059547" w:history="1">
            <w:r w:rsidRPr="00BF24F8">
              <w:rPr>
                <w:rStyle w:val="Hiperhivatkozs"/>
                <w:noProof/>
              </w:rPr>
              <w:t>6.2.</w:t>
            </w:r>
            <w:r>
              <w:rPr>
                <w:rFonts w:eastAsiaTheme="minorEastAsia" w:cstheme="minorBidi"/>
                <w:noProof/>
                <w:lang w:val="en-US"/>
              </w:rPr>
              <w:tab/>
            </w:r>
            <w:r w:rsidRPr="00BF24F8">
              <w:rPr>
                <w:rStyle w:val="Hiperhivatkozs"/>
                <w:noProof/>
              </w:rPr>
              <w:t>Nemlineáris optimalizálási modell</w:t>
            </w:r>
            <w:r>
              <w:rPr>
                <w:noProof/>
                <w:webHidden/>
              </w:rPr>
              <w:tab/>
            </w:r>
            <w:r>
              <w:rPr>
                <w:noProof/>
                <w:webHidden/>
              </w:rPr>
              <w:fldChar w:fldCharType="begin"/>
            </w:r>
            <w:r>
              <w:rPr>
                <w:noProof/>
                <w:webHidden/>
              </w:rPr>
              <w:instrText xml:space="preserve"> PAGEREF _Toc417059547 \h </w:instrText>
            </w:r>
            <w:r>
              <w:rPr>
                <w:noProof/>
                <w:webHidden/>
              </w:rPr>
            </w:r>
            <w:r>
              <w:rPr>
                <w:noProof/>
                <w:webHidden/>
              </w:rPr>
              <w:fldChar w:fldCharType="separate"/>
            </w:r>
            <w:r>
              <w:rPr>
                <w:noProof/>
                <w:webHidden/>
              </w:rPr>
              <w:t>29</w:t>
            </w:r>
            <w:r>
              <w:rPr>
                <w:noProof/>
                <w:webHidden/>
              </w:rPr>
              <w:fldChar w:fldCharType="end"/>
            </w:r>
          </w:hyperlink>
        </w:p>
        <w:p w14:paraId="2D60D551" w14:textId="77777777" w:rsidR="00BD602F" w:rsidRDefault="00BD602F">
          <w:pPr>
            <w:pStyle w:val="TJ3"/>
            <w:tabs>
              <w:tab w:val="left" w:pos="1320"/>
              <w:tab w:val="right" w:leader="dot" w:pos="7928"/>
            </w:tabs>
            <w:rPr>
              <w:rFonts w:eastAsiaTheme="minorEastAsia" w:cstheme="minorBidi"/>
              <w:noProof/>
              <w:lang w:val="en-US"/>
            </w:rPr>
          </w:pPr>
          <w:hyperlink w:anchor="_Toc417059548" w:history="1">
            <w:r w:rsidRPr="00BF24F8">
              <w:rPr>
                <w:rStyle w:val="Hiperhivatkozs"/>
                <w:noProof/>
              </w:rPr>
              <w:t>6.2.1.</w:t>
            </w:r>
            <w:r>
              <w:rPr>
                <w:rFonts w:eastAsiaTheme="minorEastAsia" w:cstheme="minorBidi"/>
                <w:noProof/>
                <w:lang w:val="en-US"/>
              </w:rPr>
              <w:tab/>
            </w:r>
            <w:r w:rsidRPr="00BF24F8">
              <w:rPr>
                <w:rStyle w:val="Hiperhivatkozs"/>
                <w:noProof/>
              </w:rPr>
              <w:t>Olcsó modell</w:t>
            </w:r>
            <w:r>
              <w:rPr>
                <w:noProof/>
                <w:webHidden/>
              </w:rPr>
              <w:tab/>
            </w:r>
            <w:r>
              <w:rPr>
                <w:noProof/>
                <w:webHidden/>
              </w:rPr>
              <w:fldChar w:fldCharType="begin"/>
            </w:r>
            <w:r>
              <w:rPr>
                <w:noProof/>
                <w:webHidden/>
              </w:rPr>
              <w:instrText xml:space="preserve"> PAGEREF _Toc417059548 \h </w:instrText>
            </w:r>
            <w:r>
              <w:rPr>
                <w:noProof/>
                <w:webHidden/>
              </w:rPr>
            </w:r>
            <w:r>
              <w:rPr>
                <w:noProof/>
                <w:webHidden/>
              </w:rPr>
              <w:fldChar w:fldCharType="separate"/>
            </w:r>
            <w:r>
              <w:rPr>
                <w:noProof/>
                <w:webHidden/>
              </w:rPr>
              <w:t>32</w:t>
            </w:r>
            <w:r>
              <w:rPr>
                <w:noProof/>
                <w:webHidden/>
              </w:rPr>
              <w:fldChar w:fldCharType="end"/>
            </w:r>
          </w:hyperlink>
        </w:p>
        <w:p w14:paraId="76E4527F" w14:textId="77777777" w:rsidR="00BD602F" w:rsidRDefault="00BD602F">
          <w:pPr>
            <w:pStyle w:val="TJ3"/>
            <w:tabs>
              <w:tab w:val="left" w:pos="1320"/>
              <w:tab w:val="right" w:leader="dot" w:pos="7928"/>
            </w:tabs>
            <w:rPr>
              <w:rFonts w:eastAsiaTheme="minorEastAsia" w:cstheme="minorBidi"/>
              <w:noProof/>
              <w:lang w:val="en-US"/>
            </w:rPr>
          </w:pPr>
          <w:hyperlink w:anchor="_Toc417059549" w:history="1">
            <w:r w:rsidRPr="00BF24F8">
              <w:rPr>
                <w:rStyle w:val="Hiperhivatkozs"/>
                <w:noProof/>
              </w:rPr>
              <w:t>6.2.2.</w:t>
            </w:r>
            <w:r>
              <w:rPr>
                <w:rFonts w:eastAsiaTheme="minorEastAsia" w:cstheme="minorBidi"/>
                <w:noProof/>
                <w:lang w:val="en-US"/>
              </w:rPr>
              <w:tab/>
            </w:r>
            <w:r w:rsidRPr="00BF24F8">
              <w:rPr>
                <w:rStyle w:val="Hiperhivatkozs"/>
                <w:noProof/>
              </w:rPr>
              <w:t>Közeli modell</w:t>
            </w:r>
            <w:r>
              <w:rPr>
                <w:noProof/>
                <w:webHidden/>
              </w:rPr>
              <w:tab/>
            </w:r>
            <w:r>
              <w:rPr>
                <w:noProof/>
                <w:webHidden/>
              </w:rPr>
              <w:fldChar w:fldCharType="begin"/>
            </w:r>
            <w:r>
              <w:rPr>
                <w:noProof/>
                <w:webHidden/>
              </w:rPr>
              <w:instrText xml:space="preserve"> PAGEREF _Toc417059549 \h </w:instrText>
            </w:r>
            <w:r>
              <w:rPr>
                <w:noProof/>
                <w:webHidden/>
              </w:rPr>
            </w:r>
            <w:r>
              <w:rPr>
                <w:noProof/>
                <w:webHidden/>
              </w:rPr>
              <w:fldChar w:fldCharType="separate"/>
            </w:r>
            <w:r>
              <w:rPr>
                <w:noProof/>
                <w:webHidden/>
              </w:rPr>
              <w:t>32</w:t>
            </w:r>
            <w:r>
              <w:rPr>
                <w:noProof/>
                <w:webHidden/>
              </w:rPr>
              <w:fldChar w:fldCharType="end"/>
            </w:r>
          </w:hyperlink>
        </w:p>
        <w:p w14:paraId="303DDCAE" w14:textId="77777777" w:rsidR="00BD602F" w:rsidRDefault="00BD602F">
          <w:pPr>
            <w:pStyle w:val="TJ3"/>
            <w:tabs>
              <w:tab w:val="left" w:pos="1320"/>
              <w:tab w:val="right" w:leader="dot" w:pos="7928"/>
            </w:tabs>
            <w:rPr>
              <w:rFonts w:eastAsiaTheme="minorEastAsia" w:cstheme="minorBidi"/>
              <w:noProof/>
              <w:lang w:val="en-US"/>
            </w:rPr>
          </w:pPr>
          <w:hyperlink w:anchor="_Toc417059550" w:history="1">
            <w:r w:rsidRPr="00BF24F8">
              <w:rPr>
                <w:rStyle w:val="Hiperhivatkozs"/>
                <w:noProof/>
              </w:rPr>
              <w:t>6.2.3.</w:t>
            </w:r>
            <w:r>
              <w:rPr>
                <w:rFonts w:eastAsiaTheme="minorEastAsia" w:cstheme="minorBidi"/>
                <w:noProof/>
                <w:lang w:val="en-US"/>
              </w:rPr>
              <w:tab/>
            </w:r>
            <w:r w:rsidRPr="00BF24F8">
              <w:rPr>
                <w:rStyle w:val="Hiperhivatkozs"/>
                <w:noProof/>
              </w:rPr>
              <w:t>Olcsó és közeli modell</w:t>
            </w:r>
            <w:r>
              <w:rPr>
                <w:noProof/>
                <w:webHidden/>
              </w:rPr>
              <w:tab/>
            </w:r>
            <w:r>
              <w:rPr>
                <w:noProof/>
                <w:webHidden/>
              </w:rPr>
              <w:fldChar w:fldCharType="begin"/>
            </w:r>
            <w:r>
              <w:rPr>
                <w:noProof/>
                <w:webHidden/>
              </w:rPr>
              <w:instrText xml:space="preserve"> PAGEREF _Toc417059550 \h </w:instrText>
            </w:r>
            <w:r>
              <w:rPr>
                <w:noProof/>
                <w:webHidden/>
              </w:rPr>
            </w:r>
            <w:r>
              <w:rPr>
                <w:noProof/>
                <w:webHidden/>
              </w:rPr>
              <w:fldChar w:fldCharType="separate"/>
            </w:r>
            <w:r>
              <w:rPr>
                <w:noProof/>
                <w:webHidden/>
              </w:rPr>
              <w:t>33</w:t>
            </w:r>
            <w:r>
              <w:rPr>
                <w:noProof/>
                <w:webHidden/>
              </w:rPr>
              <w:fldChar w:fldCharType="end"/>
            </w:r>
          </w:hyperlink>
        </w:p>
        <w:p w14:paraId="5047D381" w14:textId="77777777" w:rsidR="00BD602F" w:rsidRDefault="00BD602F">
          <w:pPr>
            <w:pStyle w:val="TJ2"/>
            <w:tabs>
              <w:tab w:val="left" w:pos="880"/>
              <w:tab w:val="right" w:leader="dot" w:pos="7928"/>
            </w:tabs>
            <w:rPr>
              <w:rFonts w:eastAsiaTheme="minorEastAsia" w:cstheme="minorBidi"/>
              <w:noProof/>
              <w:lang w:val="en-US"/>
            </w:rPr>
          </w:pPr>
          <w:hyperlink w:anchor="_Toc417059551" w:history="1">
            <w:r w:rsidRPr="00BF24F8">
              <w:rPr>
                <w:rStyle w:val="Hiperhivatkozs"/>
                <w:noProof/>
              </w:rPr>
              <w:t>6.3.</w:t>
            </w:r>
            <w:r>
              <w:rPr>
                <w:rFonts w:eastAsiaTheme="minorEastAsia" w:cstheme="minorBidi"/>
                <w:noProof/>
                <w:lang w:val="en-US"/>
              </w:rPr>
              <w:tab/>
            </w:r>
            <w:r w:rsidRPr="00BF24F8">
              <w:rPr>
                <w:rStyle w:val="Hiperhivatkozs"/>
                <w:noProof/>
              </w:rPr>
              <w:t>Adatbázis tervezet</w:t>
            </w:r>
            <w:r>
              <w:rPr>
                <w:noProof/>
                <w:webHidden/>
              </w:rPr>
              <w:tab/>
            </w:r>
            <w:r>
              <w:rPr>
                <w:noProof/>
                <w:webHidden/>
              </w:rPr>
              <w:fldChar w:fldCharType="begin"/>
            </w:r>
            <w:r>
              <w:rPr>
                <w:noProof/>
                <w:webHidden/>
              </w:rPr>
              <w:instrText xml:space="preserve"> PAGEREF _Toc417059551 \h </w:instrText>
            </w:r>
            <w:r>
              <w:rPr>
                <w:noProof/>
                <w:webHidden/>
              </w:rPr>
            </w:r>
            <w:r>
              <w:rPr>
                <w:noProof/>
                <w:webHidden/>
              </w:rPr>
              <w:fldChar w:fldCharType="separate"/>
            </w:r>
            <w:r>
              <w:rPr>
                <w:noProof/>
                <w:webHidden/>
              </w:rPr>
              <w:t>34</w:t>
            </w:r>
            <w:r>
              <w:rPr>
                <w:noProof/>
                <w:webHidden/>
              </w:rPr>
              <w:fldChar w:fldCharType="end"/>
            </w:r>
          </w:hyperlink>
        </w:p>
        <w:p w14:paraId="6E89E2F6" w14:textId="77777777" w:rsidR="00BD602F" w:rsidRDefault="00BD602F">
          <w:pPr>
            <w:pStyle w:val="TJ2"/>
            <w:tabs>
              <w:tab w:val="left" w:pos="880"/>
              <w:tab w:val="right" w:leader="dot" w:pos="7928"/>
            </w:tabs>
            <w:rPr>
              <w:rFonts w:eastAsiaTheme="minorEastAsia" w:cstheme="minorBidi"/>
              <w:noProof/>
              <w:lang w:val="en-US"/>
            </w:rPr>
          </w:pPr>
          <w:hyperlink w:anchor="_Toc417059552" w:history="1">
            <w:r w:rsidRPr="00BF24F8">
              <w:rPr>
                <w:rStyle w:val="Hiperhivatkozs"/>
                <w:noProof/>
              </w:rPr>
              <w:t>6.4.</w:t>
            </w:r>
            <w:r>
              <w:rPr>
                <w:rFonts w:eastAsiaTheme="minorEastAsia" w:cstheme="minorBidi"/>
                <w:noProof/>
                <w:lang w:val="en-US"/>
              </w:rPr>
              <w:tab/>
            </w:r>
            <w:r w:rsidRPr="00BF24F8">
              <w:rPr>
                <w:rStyle w:val="Hiperhivatkozs"/>
                <w:noProof/>
              </w:rPr>
              <w:t>Technológia</w:t>
            </w:r>
            <w:r>
              <w:rPr>
                <w:noProof/>
                <w:webHidden/>
              </w:rPr>
              <w:tab/>
            </w:r>
            <w:r>
              <w:rPr>
                <w:noProof/>
                <w:webHidden/>
              </w:rPr>
              <w:fldChar w:fldCharType="begin"/>
            </w:r>
            <w:r>
              <w:rPr>
                <w:noProof/>
                <w:webHidden/>
              </w:rPr>
              <w:instrText xml:space="preserve"> PAGEREF _Toc417059552 \h </w:instrText>
            </w:r>
            <w:r>
              <w:rPr>
                <w:noProof/>
                <w:webHidden/>
              </w:rPr>
            </w:r>
            <w:r>
              <w:rPr>
                <w:noProof/>
                <w:webHidden/>
              </w:rPr>
              <w:fldChar w:fldCharType="separate"/>
            </w:r>
            <w:r>
              <w:rPr>
                <w:noProof/>
                <w:webHidden/>
              </w:rPr>
              <w:t>36</w:t>
            </w:r>
            <w:r>
              <w:rPr>
                <w:noProof/>
                <w:webHidden/>
              </w:rPr>
              <w:fldChar w:fldCharType="end"/>
            </w:r>
          </w:hyperlink>
        </w:p>
        <w:p w14:paraId="3AD4F52C" w14:textId="77777777" w:rsidR="00BD602F" w:rsidRDefault="00BD602F">
          <w:pPr>
            <w:pStyle w:val="TJ3"/>
            <w:tabs>
              <w:tab w:val="left" w:pos="1320"/>
              <w:tab w:val="right" w:leader="dot" w:pos="7928"/>
            </w:tabs>
            <w:rPr>
              <w:rFonts w:eastAsiaTheme="minorEastAsia" w:cstheme="minorBidi"/>
              <w:noProof/>
              <w:lang w:val="en-US"/>
            </w:rPr>
          </w:pPr>
          <w:hyperlink w:anchor="_Toc417059553" w:history="1">
            <w:r w:rsidRPr="00BF24F8">
              <w:rPr>
                <w:rStyle w:val="Hiperhivatkozs"/>
                <w:noProof/>
              </w:rPr>
              <w:t>6.4.1.</w:t>
            </w:r>
            <w:r>
              <w:rPr>
                <w:rFonts w:eastAsiaTheme="minorEastAsia" w:cstheme="minorBidi"/>
                <w:noProof/>
                <w:lang w:val="en-US"/>
              </w:rPr>
              <w:tab/>
            </w:r>
            <w:r w:rsidRPr="00BF24F8">
              <w:rPr>
                <w:rStyle w:val="Hiperhivatkozs"/>
                <w:noProof/>
              </w:rPr>
              <w:t>Keretrendszer</w:t>
            </w:r>
            <w:r>
              <w:rPr>
                <w:noProof/>
                <w:webHidden/>
              </w:rPr>
              <w:tab/>
            </w:r>
            <w:r>
              <w:rPr>
                <w:noProof/>
                <w:webHidden/>
              </w:rPr>
              <w:fldChar w:fldCharType="begin"/>
            </w:r>
            <w:r>
              <w:rPr>
                <w:noProof/>
                <w:webHidden/>
              </w:rPr>
              <w:instrText xml:space="preserve"> PAGEREF _Toc417059553 \h </w:instrText>
            </w:r>
            <w:r>
              <w:rPr>
                <w:noProof/>
                <w:webHidden/>
              </w:rPr>
            </w:r>
            <w:r>
              <w:rPr>
                <w:noProof/>
                <w:webHidden/>
              </w:rPr>
              <w:fldChar w:fldCharType="separate"/>
            </w:r>
            <w:r>
              <w:rPr>
                <w:noProof/>
                <w:webHidden/>
              </w:rPr>
              <w:t>36</w:t>
            </w:r>
            <w:r>
              <w:rPr>
                <w:noProof/>
                <w:webHidden/>
              </w:rPr>
              <w:fldChar w:fldCharType="end"/>
            </w:r>
          </w:hyperlink>
        </w:p>
        <w:p w14:paraId="16CE71ED" w14:textId="77777777" w:rsidR="00BD602F" w:rsidRDefault="00BD602F">
          <w:pPr>
            <w:pStyle w:val="TJ3"/>
            <w:tabs>
              <w:tab w:val="left" w:pos="1320"/>
              <w:tab w:val="right" w:leader="dot" w:pos="7928"/>
            </w:tabs>
            <w:rPr>
              <w:rFonts w:eastAsiaTheme="minorEastAsia" w:cstheme="minorBidi"/>
              <w:noProof/>
              <w:lang w:val="en-US"/>
            </w:rPr>
          </w:pPr>
          <w:hyperlink w:anchor="_Toc417059554" w:history="1">
            <w:r w:rsidRPr="00BF24F8">
              <w:rPr>
                <w:rStyle w:val="Hiperhivatkozs"/>
                <w:noProof/>
              </w:rPr>
              <w:t>6.4.2.</w:t>
            </w:r>
            <w:r>
              <w:rPr>
                <w:rFonts w:eastAsiaTheme="minorEastAsia" w:cstheme="minorBidi"/>
                <w:noProof/>
                <w:lang w:val="en-US"/>
              </w:rPr>
              <w:tab/>
            </w:r>
            <w:r w:rsidRPr="00BF24F8">
              <w:rPr>
                <w:rStyle w:val="Hiperhivatkozs"/>
                <w:noProof/>
              </w:rPr>
              <w:t>Adatbázis</w:t>
            </w:r>
            <w:r>
              <w:rPr>
                <w:noProof/>
                <w:webHidden/>
              </w:rPr>
              <w:tab/>
            </w:r>
            <w:r>
              <w:rPr>
                <w:noProof/>
                <w:webHidden/>
              </w:rPr>
              <w:fldChar w:fldCharType="begin"/>
            </w:r>
            <w:r>
              <w:rPr>
                <w:noProof/>
                <w:webHidden/>
              </w:rPr>
              <w:instrText xml:space="preserve"> PAGEREF _Toc417059554 \h </w:instrText>
            </w:r>
            <w:r>
              <w:rPr>
                <w:noProof/>
                <w:webHidden/>
              </w:rPr>
            </w:r>
            <w:r>
              <w:rPr>
                <w:noProof/>
                <w:webHidden/>
              </w:rPr>
              <w:fldChar w:fldCharType="separate"/>
            </w:r>
            <w:r>
              <w:rPr>
                <w:noProof/>
                <w:webHidden/>
              </w:rPr>
              <w:t>37</w:t>
            </w:r>
            <w:r>
              <w:rPr>
                <w:noProof/>
                <w:webHidden/>
              </w:rPr>
              <w:fldChar w:fldCharType="end"/>
            </w:r>
          </w:hyperlink>
        </w:p>
        <w:p w14:paraId="08F55BE1" w14:textId="77777777" w:rsidR="00BD602F" w:rsidRDefault="00BD602F">
          <w:pPr>
            <w:pStyle w:val="TJ3"/>
            <w:tabs>
              <w:tab w:val="left" w:pos="1320"/>
              <w:tab w:val="right" w:leader="dot" w:pos="7928"/>
            </w:tabs>
            <w:rPr>
              <w:rFonts w:eastAsiaTheme="minorEastAsia" w:cstheme="minorBidi"/>
              <w:noProof/>
              <w:lang w:val="en-US"/>
            </w:rPr>
          </w:pPr>
          <w:hyperlink w:anchor="_Toc417059555" w:history="1">
            <w:r w:rsidRPr="00BF24F8">
              <w:rPr>
                <w:rStyle w:val="Hiperhivatkozs"/>
                <w:noProof/>
              </w:rPr>
              <w:t>6.4.3.</w:t>
            </w:r>
            <w:r>
              <w:rPr>
                <w:rFonts w:eastAsiaTheme="minorEastAsia" w:cstheme="minorBidi"/>
                <w:noProof/>
                <w:lang w:val="en-US"/>
              </w:rPr>
              <w:tab/>
            </w:r>
            <w:r w:rsidRPr="00BF24F8">
              <w:rPr>
                <w:rStyle w:val="Hiperhivatkozs"/>
                <w:noProof/>
              </w:rPr>
              <w:t>Optimalizálási modellezés</w:t>
            </w:r>
            <w:r>
              <w:rPr>
                <w:noProof/>
                <w:webHidden/>
              </w:rPr>
              <w:tab/>
            </w:r>
            <w:r>
              <w:rPr>
                <w:noProof/>
                <w:webHidden/>
              </w:rPr>
              <w:fldChar w:fldCharType="begin"/>
            </w:r>
            <w:r>
              <w:rPr>
                <w:noProof/>
                <w:webHidden/>
              </w:rPr>
              <w:instrText xml:space="preserve"> PAGEREF _Toc417059555 \h </w:instrText>
            </w:r>
            <w:r>
              <w:rPr>
                <w:noProof/>
                <w:webHidden/>
              </w:rPr>
            </w:r>
            <w:r>
              <w:rPr>
                <w:noProof/>
                <w:webHidden/>
              </w:rPr>
              <w:fldChar w:fldCharType="separate"/>
            </w:r>
            <w:r>
              <w:rPr>
                <w:noProof/>
                <w:webHidden/>
              </w:rPr>
              <w:t>37</w:t>
            </w:r>
            <w:r>
              <w:rPr>
                <w:noProof/>
                <w:webHidden/>
              </w:rPr>
              <w:fldChar w:fldCharType="end"/>
            </w:r>
          </w:hyperlink>
        </w:p>
        <w:p w14:paraId="47D284DB" w14:textId="77777777" w:rsidR="00BD602F" w:rsidRDefault="00BD602F">
          <w:pPr>
            <w:pStyle w:val="TJ3"/>
            <w:tabs>
              <w:tab w:val="left" w:pos="1320"/>
              <w:tab w:val="right" w:leader="dot" w:pos="7928"/>
            </w:tabs>
            <w:rPr>
              <w:rFonts w:eastAsiaTheme="minorEastAsia" w:cstheme="minorBidi"/>
              <w:noProof/>
              <w:lang w:val="en-US"/>
            </w:rPr>
          </w:pPr>
          <w:hyperlink w:anchor="_Toc417059556" w:history="1">
            <w:r w:rsidRPr="00BF24F8">
              <w:rPr>
                <w:rStyle w:val="Hiperhivatkozs"/>
                <w:noProof/>
              </w:rPr>
              <w:t>6.4.4.</w:t>
            </w:r>
            <w:r>
              <w:rPr>
                <w:rFonts w:eastAsiaTheme="minorEastAsia" w:cstheme="minorBidi"/>
                <w:noProof/>
                <w:lang w:val="en-US"/>
              </w:rPr>
              <w:tab/>
            </w:r>
            <w:r w:rsidRPr="00BF24F8">
              <w:rPr>
                <w:rStyle w:val="Hiperhivatkozs"/>
                <w:noProof/>
              </w:rPr>
              <w:t>Nemlineáris megoldó</w:t>
            </w:r>
            <w:r>
              <w:rPr>
                <w:noProof/>
                <w:webHidden/>
              </w:rPr>
              <w:tab/>
            </w:r>
            <w:r>
              <w:rPr>
                <w:noProof/>
                <w:webHidden/>
              </w:rPr>
              <w:fldChar w:fldCharType="begin"/>
            </w:r>
            <w:r>
              <w:rPr>
                <w:noProof/>
                <w:webHidden/>
              </w:rPr>
              <w:instrText xml:space="preserve"> PAGEREF _Toc417059556 \h </w:instrText>
            </w:r>
            <w:r>
              <w:rPr>
                <w:noProof/>
                <w:webHidden/>
              </w:rPr>
            </w:r>
            <w:r>
              <w:rPr>
                <w:noProof/>
                <w:webHidden/>
              </w:rPr>
              <w:fldChar w:fldCharType="separate"/>
            </w:r>
            <w:r>
              <w:rPr>
                <w:noProof/>
                <w:webHidden/>
              </w:rPr>
              <w:t>38</w:t>
            </w:r>
            <w:r>
              <w:rPr>
                <w:noProof/>
                <w:webHidden/>
              </w:rPr>
              <w:fldChar w:fldCharType="end"/>
            </w:r>
          </w:hyperlink>
        </w:p>
        <w:p w14:paraId="723F8F49" w14:textId="77777777" w:rsidR="00BD602F" w:rsidRDefault="00BD602F">
          <w:pPr>
            <w:pStyle w:val="TJ3"/>
            <w:tabs>
              <w:tab w:val="left" w:pos="1320"/>
              <w:tab w:val="right" w:leader="dot" w:pos="7928"/>
            </w:tabs>
            <w:rPr>
              <w:rFonts w:eastAsiaTheme="minorEastAsia" w:cstheme="minorBidi"/>
              <w:noProof/>
              <w:lang w:val="en-US"/>
            </w:rPr>
          </w:pPr>
          <w:hyperlink w:anchor="_Toc417059557" w:history="1">
            <w:r w:rsidRPr="00BF24F8">
              <w:rPr>
                <w:rStyle w:val="Hiperhivatkozs"/>
                <w:noProof/>
              </w:rPr>
              <w:t>6.4.5.</w:t>
            </w:r>
            <w:r>
              <w:rPr>
                <w:rFonts w:eastAsiaTheme="minorEastAsia" w:cstheme="minorBidi"/>
                <w:noProof/>
                <w:lang w:val="en-US"/>
              </w:rPr>
              <w:tab/>
            </w:r>
            <w:r w:rsidRPr="00BF24F8">
              <w:rPr>
                <w:rStyle w:val="Hiperhivatkozs"/>
                <w:noProof/>
              </w:rPr>
              <w:t>Megjelenés</w:t>
            </w:r>
            <w:r>
              <w:rPr>
                <w:noProof/>
                <w:webHidden/>
              </w:rPr>
              <w:tab/>
            </w:r>
            <w:r>
              <w:rPr>
                <w:noProof/>
                <w:webHidden/>
              </w:rPr>
              <w:fldChar w:fldCharType="begin"/>
            </w:r>
            <w:r>
              <w:rPr>
                <w:noProof/>
                <w:webHidden/>
              </w:rPr>
              <w:instrText xml:space="preserve"> PAGEREF _Toc417059557 \h </w:instrText>
            </w:r>
            <w:r>
              <w:rPr>
                <w:noProof/>
                <w:webHidden/>
              </w:rPr>
            </w:r>
            <w:r>
              <w:rPr>
                <w:noProof/>
                <w:webHidden/>
              </w:rPr>
              <w:fldChar w:fldCharType="separate"/>
            </w:r>
            <w:r>
              <w:rPr>
                <w:noProof/>
                <w:webHidden/>
              </w:rPr>
              <w:t>39</w:t>
            </w:r>
            <w:r>
              <w:rPr>
                <w:noProof/>
                <w:webHidden/>
              </w:rPr>
              <w:fldChar w:fldCharType="end"/>
            </w:r>
          </w:hyperlink>
        </w:p>
        <w:p w14:paraId="0B68D989" w14:textId="77777777" w:rsidR="00BD602F" w:rsidRDefault="00BD602F">
          <w:pPr>
            <w:pStyle w:val="TJ3"/>
            <w:tabs>
              <w:tab w:val="left" w:pos="1320"/>
              <w:tab w:val="right" w:leader="dot" w:pos="7928"/>
            </w:tabs>
            <w:rPr>
              <w:rFonts w:eastAsiaTheme="minorEastAsia" w:cstheme="minorBidi"/>
              <w:noProof/>
              <w:lang w:val="en-US"/>
            </w:rPr>
          </w:pPr>
          <w:hyperlink w:anchor="_Toc417059558" w:history="1">
            <w:r w:rsidRPr="00BF24F8">
              <w:rPr>
                <w:rStyle w:val="Hiperhivatkozs"/>
                <w:noProof/>
              </w:rPr>
              <w:t>6.4.6.</w:t>
            </w:r>
            <w:r>
              <w:rPr>
                <w:rFonts w:eastAsiaTheme="minorEastAsia" w:cstheme="minorBidi"/>
                <w:noProof/>
                <w:lang w:val="en-US"/>
              </w:rPr>
              <w:tab/>
            </w:r>
            <w:r w:rsidRPr="00BF24F8">
              <w:rPr>
                <w:rStyle w:val="Hiperhivatkozs"/>
                <w:noProof/>
              </w:rPr>
              <w:t>Autentikáció és autorizáció</w:t>
            </w:r>
            <w:r>
              <w:rPr>
                <w:noProof/>
                <w:webHidden/>
              </w:rPr>
              <w:tab/>
            </w:r>
            <w:r>
              <w:rPr>
                <w:noProof/>
                <w:webHidden/>
              </w:rPr>
              <w:fldChar w:fldCharType="begin"/>
            </w:r>
            <w:r>
              <w:rPr>
                <w:noProof/>
                <w:webHidden/>
              </w:rPr>
              <w:instrText xml:space="preserve"> PAGEREF _Toc417059558 \h </w:instrText>
            </w:r>
            <w:r>
              <w:rPr>
                <w:noProof/>
                <w:webHidden/>
              </w:rPr>
            </w:r>
            <w:r>
              <w:rPr>
                <w:noProof/>
                <w:webHidden/>
              </w:rPr>
              <w:fldChar w:fldCharType="separate"/>
            </w:r>
            <w:r>
              <w:rPr>
                <w:noProof/>
                <w:webHidden/>
              </w:rPr>
              <w:t>40</w:t>
            </w:r>
            <w:r>
              <w:rPr>
                <w:noProof/>
                <w:webHidden/>
              </w:rPr>
              <w:fldChar w:fldCharType="end"/>
            </w:r>
          </w:hyperlink>
        </w:p>
        <w:p w14:paraId="506E138B" w14:textId="77777777" w:rsidR="00BD602F" w:rsidRDefault="00BD602F">
          <w:pPr>
            <w:pStyle w:val="TJ3"/>
            <w:tabs>
              <w:tab w:val="left" w:pos="1320"/>
              <w:tab w:val="right" w:leader="dot" w:pos="7928"/>
            </w:tabs>
            <w:rPr>
              <w:rFonts w:eastAsiaTheme="minorEastAsia" w:cstheme="minorBidi"/>
              <w:noProof/>
              <w:lang w:val="en-US"/>
            </w:rPr>
          </w:pPr>
          <w:hyperlink w:anchor="_Toc417059559" w:history="1">
            <w:r w:rsidRPr="00BF24F8">
              <w:rPr>
                <w:rStyle w:val="Hiperhivatkozs"/>
                <w:noProof/>
              </w:rPr>
              <w:t>6.4.7.</w:t>
            </w:r>
            <w:r>
              <w:rPr>
                <w:rFonts w:eastAsiaTheme="minorEastAsia" w:cstheme="minorBidi"/>
                <w:noProof/>
                <w:lang w:val="en-US"/>
              </w:rPr>
              <w:tab/>
            </w:r>
            <w:r w:rsidRPr="00BF24F8">
              <w:rPr>
                <w:rStyle w:val="Hiperhivatkozs"/>
                <w:noProof/>
              </w:rPr>
              <w:t>Geolokáció</w:t>
            </w:r>
            <w:r>
              <w:rPr>
                <w:noProof/>
                <w:webHidden/>
              </w:rPr>
              <w:tab/>
            </w:r>
            <w:r>
              <w:rPr>
                <w:noProof/>
                <w:webHidden/>
              </w:rPr>
              <w:fldChar w:fldCharType="begin"/>
            </w:r>
            <w:r>
              <w:rPr>
                <w:noProof/>
                <w:webHidden/>
              </w:rPr>
              <w:instrText xml:space="preserve"> PAGEREF _Toc417059559 \h </w:instrText>
            </w:r>
            <w:r>
              <w:rPr>
                <w:noProof/>
                <w:webHidden/>
              </w:rPr>
            </w:r>
            <w:r>
              <w:rPr>
                <w:noProof/>
                <w:webHidden/>
              </w:rPr>
              <w:fldChar w:fldCharType="separate"/>
            </w:r>
            <w:r>
              <w:rPr>
                <w:noProof/>
                <w:webHidden/>
              </w:rPr>
              <w:t>41</w:t>
            </w:r>
            <w:r>
              <w:rPr>
                <w:noProof/>
                <w:webHidden/>
              </w:rPr>
              <w:fldChar w:fldCharType="end"/>
            </w:r>
          </w:hyperlink>
        </w:p>
        <w:p w14:paraId="29F08CDF" w14:textId="77777777" w:rsidR="00BD602F" w:rsidRDefault="00BD602F">
          <w:pPr>
            <w:pStyle w:val="TJ3"/>
            <w:tabs>
              <w:tab w:val="left" w:pos="1320"/>
              <w:tab w:val="right" w:leader="dot" w:pos="7928"/>
            </w:tabs>
            <w:rPr>
              <w:rFonts w:eastAsiaTheme="minorEastAsia" w:cstheme="minorBidi"/>
              <w:noProof/>
              <w:lang w:val="en-US"/>
            </w:rPr>
          </w:pPr>
          <w:hyperlink w:anchor="_Toc417059560" w:history="1">
            <w:r w:rsidRPr="00BF24F8">
              <w:rPr>
                <w:rStyle w:val="Hiperhivatkozs"/>
                <w:noProof/>
              </w:rPr>
              <w:t>6.4.8.</w:t>
            </w:r>
            <w:r>
              <w:rPr>
                <w:rFonts w:eastAsiaTheme="minorEastAsia" w:cstheme="minorBidi"/>
                <w:noProof/>
                <w:lang w:val="en-US"/>
              </w:rPr>
              <w:tab/>
            </w:r>
            <w:r w:rsidRPr="00BF24F8">
              <w:rPr>
                <w:rStyle w:val="Hiperhivatkozs"/>
                <w:noProof/>
              </w:rPr>
              <w:t>Űrlapok</w:t>
            </w:r>
            <w:r>
              <w:rPr>
                <w:noProof/>
                <w:webHidden/>
              </w:rPr>
              <w:tab/>
            </w:r>
            <w:r>
              <w:rPr>
                <w:noProof/>
                <w:webHidden/>
              </w:rPr>
              <w:fldChar w:fldCharType="begin"/>
            </w:r>
            <w:r>
              <w:rPr>
                <w:noProof/>
                <w:webHidden/>
              </w:rPr>
              <w:instrText xml:space="preserve"> PAGEREF _Toc417059560 \h </w:instrText>
            </w:r>
            <w:r>
              <w:rPr>
                <w:noProof/>
                <w:webHidden/>
              </w:rPr>
            </w:r>
            <w:r>
              <w:rPr>
                <w:noProof/>
                <w:webHidden/>
              </w:rPr>
              <w:fldChar w:fldCharType="separate"/>
            </w:r>
            <w:r>
              <w:rPr>
                <w:noProof/>
                <w:webHidden/>
              </w:rPr>
              <w:t>41</w:t>
            </w:r>
            <w:r>
              <w:rPr>
                <w:noProof/>
                <w:webHidden/>
              </w:rPr>
              <w:fldChar w:fldCharType="end"/>
            </w:r>
          </w:hyperlink>
        </w:p>
        <w:p w14:paraId="0C590488" w14:textId="77777777" w:rsidR="00BD602F" w:rsidRDefault="00BD602F">
          <w:pPr>
            <w:pStyle w:val="TJ3"/>
            <w:tabs>
              <w:tab w:val="left" w:pos="1320"/>
              <w:tab w:val="right" w:leader="dot" w:pos="7928"/>
            </w:tabs>
            <w:rPr>
              <w:rFonts w:eastAsiaTheme="minorEastAsia" w:cstheme="minorBidi"/>
              <w:noProof/>
              <w:lang w:val="en-US"/>
            </w:rPr>
          </w:pPr>
          <w:hyperlink w:anchor="_Toc417059561" w:history="1">
            <w:r w:rsidRPr="00BF24F8">
              <w:rPr>
                <w:rStyle w:val="Hiperhivatkozs"/>
                <w:noProof/>
              </w:rPr>
              <w:t>6.4.9.</w:t>
            </w:r>
            <w:r>
              <w:rPr>
                <w:rFonts w:eastAsiaTheme="minorEastAsia" w:cstheme="minorBidi"/>
                <w:noProof/>
                <w:lang w:val="en-US"/>
              </w:rPr>
              <w:tab/>
            </w:r>
            <w:r w:rsidRPr="00BF24F8">
              <w:rPr>
                <w:rStyle w:val="Hiperhivatkozs"/>
                <w:noProof/>
              </w:rPr>
              <w:t>Képek tárolása és megjelenítése</w:t>
            </w:r>
            <w:r>
              <w:rPr>
                <w:noProof/>
                <w:webHidden/>
              </w:rPr>
              <w:tab/>
            </w:r>
            <w:r>
              <w:rPr>
                <w:noProof/>
                <w:webHidden/>
              </w:rPr>
              <w:fldChar w:fldCharType="begin"/>
            </w:r>
            <w:r>
              <w:rPr>
                <w:noProof/>
                <w:webHidden/>
              </w:rPr>
              <w:instrText xml:space="preserve"> PAGEREF _Toc417059561 \h </w:instrText>
            </w:r>
            <w:r>
              <w:rPr>
                <w:noProof/>
                <w:webHidden/>
              </w:rPr>
            </w:r>
            <w:r>
              <w:rPr>
                <w:noProof/>
                <w:webHidden/>
              </w:rPr>
              <w:fldChar w:fldCharType="separate"/>
            </w:r>
            <w:r>
              <w:rPr>
                <w:noProof/>
                <w:webHidden/>
              </w:rPr>
              <w:t>42</w:t>
            </w:r>
            <w:r>
              <w:rPr>
                <w:noProof/>
                <w:webHidden/>
              </w:rPr>
              <w:fldChar w:fldCharType="end"/>
            </w:r>
          </w:hyperlink>
        </w:p>
        <w:p w14:paraId="4E0F8DC0" w14:textId="77777777" w:rsidR="00BD602F" w:rsidRDefault="00BD602F">
          <w:pPr>
            <w:pStyle w:val="TJ1"/>
            <w:tabs>
              <w:tab w:val="left" w:pos="440"/>
              <w:tab w:val="right" w:leader="dot" w:pos="7928"/>
            </w:tabs>
            <w:rPr>
              <w:rFonts w:eastAsiaTheme="minorEastAsia" w:cstheme="minorBidi"/>
              <w:noProof/>
              <w:lang w:val="en-US"/>
            </w:rPr>
          </w:pPr>
          <w:hyperlink w:anchor="_Toc417059562" w:history="1">
            <w:r w:rsidRPr="00BF24F8">
              <w:rPr>
                <w:rStyle w:val="Hiperhivatkozs"/>
                <w:noProof/>
              </w:rPr>
              <w:t>7.</w:t>
            </w:r>
            <w:r>
              <w:rPr>
                <w:rFonts w:eastAsiaTheme="minorEastAsia" w:cstheme="minorBidi"/>
                <w:noProof/>
                <w:lang w:val="en-US"/>
              </w:rPr>
              <w:tab/>
            </w:r>
            <w:r w:rsidRPr="00BF24F8">
              <w:rPr>
                <w:rStyle w:val="Hiperhivatkozs"/>
                <w:noProof/>
              </w:rPr>
              <w:t>Megvalósítás</w:t>
            </w:r>
            <w:r>
              <w:rPr>
                <w:noProof/>
                <w:webHidden/>
              </w:rPr>
              <w:tab/>
            </w:r>
            <w:r>
              <w:rPr>
                <w:noProof/>
                <w:webHidden/>
              </w:rPr>
              <w:fldChar w:fldCharType="begin"/>
            </w:r>
            <w:r>
              <w:rPr>
                <w:noProof/>
                <w:webHidden/>
              </w:rPr>
              <w:instrText xml:space="preserve"> PAGEREF _Toc417059562 \h </w:instrText>
            </w:r>
            <w:r>
              <w:rPr>
                <w:noProof/>
                <w:webHidden/>
              </w:rPr>
            </w:r>
            <w:r>
              <w:rPr>
                <w:noProof/>
                <w:webHidden/>
              </w:rPr>
              <w:fldChar w:fldCharType="separate"/>
            </w:r>
            <w:r>
              <w:rPr>
                <w:noProof/>
                <w:webHidden/>
              </w:rPr>
              <w:t>43</w:t>
            </w:r>
            <w:r>
              <w:rPr>
                <w:noProof/>
                <w:webHidden/>
              </w:rPr>
              <w:fldChar w:fldCharType="end"/>
            </w:r>
          </w:hyperlink>
        </w:p>
        <w:p w14:paraId="45BDEF5E" w14:textId="77777777" w:rsidR="00BD602F" w:rsidRDefault="00BD602F">
          <w:pPr>
            <w:pStyle w:val="TJ2"/>
            <w:tabs>
              <w:tab w:val="left" w:pos="880"/>
              <w:tab w:val="right" w:leader="dot" w:pos="7928"/>
            </w:tabs>
            <w:rPr>
              <w:rFonts w:eastAsiaTheme="minorEastAsia" w:cstheme="minorBidi"/>
              <w:noProof/>
              <w:lang w:val="en-US"/>
            </w:rPr>
          </w:pPr>
          <w:hyperlink w:anchor="_Toc417059563" w:history="1">
            <w:r w:rsidRPr="00BF24F8">
              <w:rPr>
                <w:rStyle w:val="Hiperhivatkozs"/>
                <w:noProof/>
              </w:rPr>
              <w:t>7.1.</w:t>
            </w:r>
            <w:r>
              <w:rPr>
                <w:rFonts w:eastAsiaTheme="minorEastAsia" w:cstheme="minorBidi"/>
                <w:noProof/>
                <w:lang w:val="en-US"/>
              </w:rPr>
              <w:tab/>
            </w:r>
            <w:r w:rsidRPr="00BF24F8">
              <w:rPr>
                <w:rStyle w:val="Hiperhivatkozs"/>
                <w:noProof/>
              </w:rPr>
              <w:t>Adatbázis kapcsolat és modellek elkészítése</w:t>
            </w:r>
            <w:r>
              <w:rPr>
                <w:noProof/>
                <w:webHidden/>
              </w:rPr>
              <w:tab/>
            </w:r>
            <w:r>
              <w:rPr>
                <w:noProof/>
                <w:webHidden/>
              </w:rPr>
              <w:fldChar w:fldCharType="begin"/>
            </w:r>
            <w:r>
              <w:rPr>
                <w:noProof/>
                <w:webHidden/>
              </w:rPr>
              <w:instrText xml:space="preserve"> PAGEREF _Toc417059563 \h </w:instrText>
            </w:r>
            <w:r>
              <w:rPr>
                <w:noProof/>
                <w:webHidden/>
              </w:rPr>
            </w:r>
            <w:r>
              <w:rPr>
                <w:noProof/>
                <w:webHidden/>
              </w:rPr>
              <w:fldChar w:fldCharType="separate"/>
            </w:r>
            <w:r>
              <w:rPr>
                <w:noProof/>
                <w:webHidden/>
              </w:rPr>
              <w:t>43</w:t>
            </w:r>
            <w:r>
              <w:rPr>
                <w:noProof/>
                <w:webHidden/>
              </w:rPr>
              <w:fldChar w:fldCharType="end"/>
            </w:r>
          </w:hyperlink>
        </w:p>
        <w:p w14:paraId="2294C337" w14:textId="77777777" w:rsidR="00BD602F" w:rsidRDefault="00BD602F">
          <w:pPr>
            <w:pStyle w:val="TJ2"/>
            <w:tabs>
              <w:tab w:val="left" w:pos="880"/>
              <w:tab w:val="right" w:leader="dot" w:pos="7928"/>
            </w:tabs>
            <w:rPr>
              <w:rFonts w:eastAsiaTheme="minorEastAsia" w:cstheme="minorBidi"/>
              <w:noProof/>
              <w:lang w:val="en-US"/>
            </w:rPr>
          </w:pPr>
          <w:hyperlink w:anchor="_Toc417059564" w:history="1">
            <w:r w:rsidRPr="00BF24F8">
              <w:rPr>
                <w:rStyle w:val="Hiperhivatkozs"/>
                <w:noProof/>
              </w:rPr>
              <w:t>7.2.</w:t>
            </w:r>
            <w:r>
              <w:rPr>
                <w:rFonts w:eastAsiaTheme="minorEastAsia" w:cstheme="minorBidi"/>
                <w:noProof/>
                <w:lang w:val="en-US"/>
              </w:rPr>
              <w:tab/>
            </w:r>
            <w:r w:rsidRPr="00BF24F8">
              <w:rPr>
                <w:rStyle w:val="Hiperhivatkozs"/>
                <w:noProof/>
              </w:rPr>
              <w:t>Autentikáció és autorizáció</w:t>
            </w:r>
            <w:r>
              <w:rPr>
                <w:noProof/>
                <w:webHidden/>
              </w:rPr>
              <w:tab/>
            </w:r>
            <w:r>
              <w:rPr>
                <w:noProof/>
                <w:webHidden/>
              </w:rPr>
              <w:fldChar w:fldCharType="begin"/>
            </w:r>
            <w:r>
              <w:rPr>
                <w:noProof/>
                <w:webHidden/>
              </w:rPr>
              <w:instrText xml:space="preserve"> PAGEREF _Toc417059564 \h </w:instrText>
            </w:r>
            <w:r>
              <w:rPr>
                <w:noProof/>
                <w:webHidden/>
              </w:rPr>
            </w:r>
            <w:r>
              <w:rPr>
                <w:noProof/>
                <w:webHidden/>
              </w:rPr>
              <w:fldChar w:fldCharType="separate"/>
            </w:r>
            <w:r>
              <w:rPr>
                <w:noProof/>
                <w:webHidden/>
              </w:rPr>
              <w:t>46</w:t>
            </w:r>
            <w:r>
              <w:rPr>
                <w:noProof/>
                <w:webHidden/>
              </w:rPr>
              <w:fldChar w:fldCharType="end"/>
            </w:r>
          </w:hyperlink>
        </w:p>
        <w:p w14:paraId="4011D532" w14:textId="77777777" w:rsidR="00BD602F" w:rsidRDefault="00BD602F">
          <w:pPr>
            <w:pStyle w:val="TJ2"/>
            <w:tabs>
              <w:tab w:val="left" w:pos="880"/>
              <w:tab w:val="right" w:leader="dot" w:pos="7928"/>
            </w:tabs>
            <w:rPr>
              <w:rFonts w:eastAsiaTheme="minorEastAsia" w:cstheme="minorBidi"/>
              <w:noProof/>
              <w:lang w:val="en-US"/>
            </w:rPr>
          </w:pPr>
          <w:hyperlink w:anchor="_Toc417059565" w:history="1">
            <w:r w:rsidRPr="00BF24F8">
              <w:rPr>
                <w:rStyle w:val="Hiperhivatkozs"/>
                <w:noProof/>
              </w:rPr>
              <w:t>7.3.</w:t>
            </w:r>
            <w:r>
              <w:rPr>
                <w:rFonts w:eastAsiaTheme="minorEastAsia" w:cstheme="minorBidi"/>
                <w:noProof/>
                <w:lang w:val="en-US"/>
              </w:rPr>
              <w:tab/>
            </w:r>
            <w:r w:rsidRPr="00BF24F8">
              <w:rPr>
                <w:rStyle w:val="Hiperhivatkozs"/>
                <w:noProof/>
              </w:rPr>
              <w:t>Szobák szűrése</w:t>
            </w:r>
            <w:r>
              <w:rPr>
                <w:noProof/>
                <w:webHidden/>
              </w:rPr>
              <w:tab/>
            </w:r>
            <w:r>
              <w:rPr>
                <w:noProof/>
                <w:webHidden/>
              </w:rPr>
              <w:fldChar w:fldCharType="begin"/>
            </w:r>
            <w:r>
              <w:rPr>
                <w:noProof/>
                <w:webHidden/>
              </w:rPr>
              <w:instrText xml:space="preserve"> PAGEREF _Toc417059565 \h </w:instrText>
            </w:r>
            <w:r>
              <w:rPr>
                <w:noProof/>
                <w:webHidden/>
              </w:rPr>
            </w:r>
            <w:r>
              <w:rPr>
                <w:noProof/>
                <w:webHidden/>
              </w:rPr>
              <w:fldChar w:fldCharType="separate"/>
            </w:r>
            <w:r>
              <w:rPr>
                <w:noProof/>
                <w:webHidden/>
              </w:rPr>
              <w:t>50</w:t>
            </w:r>
            <w:r>
              <w:rPr>
                <w:noProof/>
                <w:webHidden/>
              </w:rPr>
              <w:fldChar w:fldCharType="end"/>
            </w:r>
          </w:hyperlink>
        </w:p>
        <w:p w14:paraId="072CAC32" w14:textId="77777777" w:rsidR="00BD602F" w:rsidRDefault="00BD602F">
          <w:pPr>
            <w:pStyle w:val="TJ2"/>
            <w:tabs>
              <w:tab w:val="left" w:pos="880"/>
              <w:tab w:val="right" w:leader="dot" w:pos="7928"/>
            </w:tabs>
            <w:rPr>
              <w:rFonts w:eastAsiaTheme="minorEastAsia" w:cstheme="minorBidi"/>
              <w:noProof/>
              <w:lang w:val="en-US"/>
            </w:rPr>
          </w:pPr>
          <w:hyperlink w:anchor="_Toc417059566" w:history="1">
            <w:r w:rsidRPr="00BF24F8">
              <w:rPr>
                <w:rStyle w:val="Hiperhivatkozs"/>
                <w:noProof/>
              </w:rPr>
              <w:t>7.4.</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_Toc417059566 \h </w:instrText>
            </w:r>
            <w:r>
              <w:rPr>
                <w:noProof/>
                <w:webHidden/>
              </w:rPr>
            </w:r>
            <w:r>
              <w:rPr>
                <w:noProof/>
                <w:webHidden/>
              </w:rPr>
              <w:fldChar w:fldCharType="separate"/>
            </w:r>
            <w:r>
              <w:rPr>
                <w:noProof/>
                <w:webHidden/>
              </w:rPr>
              <w:t>50</w:t>
            </w:r>
            <w:r>
              <w:rPr>
                <w:noProof/>
                <w:webHidden/>
              </w:rPr>
              <w:fldChar w:fldCharType="end"/>
            </w:r>
          </w:hyperlink>
        </w:p>
        <w:p w14:paraId="57D6A326" w14:textId="77777777" w:rsidR="00BD602F" w:rsidRDefault="00BD602F">
          <w:pPr>
            <w:pStyle w:val="TJ2"/>
            <w:tabs>
              <w:tab w:val="left" w:pos="880"/>
              <w:tab w:val="right" w:leader="dot" w:pos="7928"/>
            </w:tabs>
            <w:rPr>
              <w:rFonts w:eastAsiaTheme="minorEastAsia" w:cstheme="minorBidi"/>
              <w:noProof/>
              <w:lang w:val="en-US"/>
            </w:rPr>
          </w:pPr>
          <w:hyperlink w:anchor="_Toc417059567" w:history="1">
            <w:r w:rsidRPr="00BF24F8">
              <w:rPr>
                <w:rStyle w:val="Hiperhivatkozs"/>
                <w:noProof/>
              </w:rPr>
              <w:t>7.5.</w:t>
            </w:r>
            <w:r>
              <w:rPr>
                <w:rFonts w:eastAsiaTheme="minorEastAsia" w:cstheme="minorBidi"/>
                <w:noProof/>
                <w:lang w:val="en-US"/>
              </w:rPr>
              <w:tab/>
            </w:r>
            <w:r w:rsidRPr="00BF24F8">
              <w:rPr>
                <w:rStyle w:val="Hiperhivatkozs"/>
                <w:noProof/>
              </w:rPr>
              <w:t>Szobafoglalás</w:t>
            </w:r>
            <w:r>
              <w:rPr>
                <w:noProof/>
                <w:webHidden/>
              </w:rPr>
              <w:tab/>
            </w:r>
            <w:r>
              <w:rPr>
                <w:noProof/>
                <w:webHidden/>
              </w:rPr>
              <w:fldChar w:fldCharType="begin"/>
            </w:r>
            <w:r>
              <w:rPr>
                <w:noProof/>
                <w:webHidden/>
              </w:rPr>
              <w:instrText xml:space="preserve"> PAGEREF _Toc417059567 \h </w:instrText>
            </w:r>
            <w:r>
              <w:rPr>
                <w:noProof/>
                <w:webHidden/>
              </w:rPr>
            </w:r>
            <w:r>
              <w:rPr>
                <w:noProof/>
                <w:webHidden/>
              </w:rPr>
              <w:fldChar w:fldCharType="separate"/>
            </w:r>
            <w:r>
              <w:rPr>
                <w:noProof/>
                <w:webHidden/>
              </w:rPr>
              <w:t>58</w:t>
            </w:r>
            <w:r>
              <w:rPr>
                <w:noProof/>
                <w:webHidden/>
              </w:rPr>
              <w:fldChar w:fldCharType="end"/>
            </w:r>
          </w:hyperlink>
        </w:p>
        <w:p w14:paraId="603DD05B" w14:textId="77777777" w:rsidR="00BD602F" w:rsidRDefault="00BD602F">
          <w:pPr>
            <w:pStyle w:val="TJ1"/>
            <w:tabs>
              <w:tab w:val="left" w:pos="440"/>
              <w:tab w:val="right" w:leader="dot" w:pos="7928"/>
            </w:tabs>
            <w:rPr>
              <w:rFonts w:eastAsiaTheme="minorEastAsia" w:cstheme="minorBidi"/>
              <w:noProof/>
              <w:lang w:val="en-US"/>
            </w:rPr>
          </w:pPr>
          <w:hyperlink w:anchor="_Toc417059568" w:history="1">
            <w:r w:rsidRPr="00BF24F8">
              <w:rPr>
                <w:rStyle w:val="Hiperhivatkozs"/>
                <w:noProof/>
              </w:rPr>
              <w:t>8.</w:t>
            </w:r>
            <w:r>
              <w:rPr>
                <w:rFonts w:eastAsiaTheme="minorEastAsia" w:cstheme="minorBidi"/>
                <w:noProof/>
                <w:lang w:val="en-US"/>
              </w:rPr>
              <w:tab/>
            </w:r>
            <w:r w:rsidRPr="00BF24F8">
              <w:rPr>
                <w:rStyle w:val="Hiperhivatkozs"/>
                <w:noProof/>
              </w:rPr>
              <w:t>Felületek és használat</w:t>
            </w:r>
            <w:r>
              <w:rPr>
                <w:noProof/>
                <w:webHidden/>
              </w:rPr>
              <w:tab/>
            </w:r>
            <w:r>
              <w:rPr>
                <w:noProof/>
                <w:webHidden/>
              </w:rPr>
              <w:fldChar w:fldCharType="begin"/>
            </w:r>
            <w:r>
              <w:rPr>
                <w:noProof/>
                <w:webHidden/>
              </w:rPr>
              <w:instrText xml:space="preserve"> PAGEREF _Toc417059568 \h </w:instrText>
            </w:r>
            <w:r>
              <w:rPr>
                <w:noProof/>
                <w:webHidden/>
              </w:rPr>
            </w:r>
            <w:r>
              <w:rPr>
                <w:noProof/>
                <w:webHidden/>
              </w:rPr>
              <w:fldChar w:fldCharType="separate"/>
            </w:r>
            <w:r>
              <w:rPr>
                <w:noProof/>
                <w:webHidden/>
              </w:rPr>
              <w:t>59</w:t>
            </w:r>
            <w:r>
              <w:rPr>
                <w:noProof/>
                <w:webHidden/>
              </w:rPr>
              <w:fldChar w:fldCharType="end"/>
            </w:r>
          </w:hyperlink>
        </w:p>
        <w:p w14:paraId="3E6F0DF2" w14:textId="77777777" w:rsidR="00BD602F" w:rsidRDefault="00BD602F">
          <w:pPr>
            <w:pStyle w:val="TJ2"/>
            <w:tabs>
              <w:tab w:val="left" w:pos="880"/>
              <w:tab w:val="right" w:leader="dot" w:pos="7928"/>
            </w:tabs>
            <w:rPr>
              <w:rFonts w:eastAsiaTheme="minorEastAsia" w:cstheme="minorBidi"/>
              <w:noProof/>
              <w:lang w:val="en-US"/>
            </w:rPr>
          </w:pPr>
          <w:hyperlink w:anchor="_Toc417059569" w:history="1">
            <w:r w:rsidRPr="00BF24F8">
              <w:rPr>
                <w:rStyle w:val="Hiperhivatkozs"/>
                <w:noProof/>
              </w:rPr>
              <w:t>8.1.</w:t>
            </w:r>
            <w:r>
              <w:rPr>
                <w:rFonts w:eastAsiaTheme="minorEastAsia" w:cstheme="minorBidi"/>
                <w:noProof/>
                <w:lang w:val="en-US"/>
              </w:rPr>
              <w:tab/>
            </w:r>
            <w:r w:rsidRPr="00BF24F8">
              <w:rPr>
                <w:rStyle w:val="Hiperhivatkozs"/>
                <w:noProof/>
              </w:rPr>
              <w:t>Menüsáv</w:t>
            </w:r>
            <w:r>
              <w:rPr>
                <w:noProof/>
                <w:webHidden/>
              </w:rPr>
              <w:tab/>
            </w:r>
            <w:r>
              <w:rPr>
                <w:noProof/>
                <w:webHidden/>
              </w:rPr>
              <w:fldChar w:fldCharType="begin"/>
            </w:r>
            <w:r>
              <w:rPr>
                <w:noProof/>
                <w:webHidden/>
              </w:rPr>
              <w:instrText xml:space="preserve"> PAGEREF _Toc417059569 \h </w:instrText>
            </w:r>
            <w:r>
              <w:rPr>
                <w:noProof/>
                <w:webHidden/>
              </w:rPr>
            </w:r>
            <w:r>
              <w:rPr>
                <w:noProof/>
                <w:webHidden/>
              </w:rPr>
              <w:fldChar w:fldCharType="separate"/>
            </w:r>
            <w:r>
              <w:rPr>
                <w:noProof/>
                <w:webHidden/>
              </w:rPr>
              <w:t>59</w:t>
            </w:r>
            <w:r>
              <w:rPr>
                <w:noProof/>
                <w:webHidden/>
              </w:rPr>
              <w:fldChar w:fldCharType="end"/>
            </w:r>
          </w:hyperlink>
        </w:p>
        <w:p w14:paraId="4576E36A" w14:textId="77777777" w:rsidR="00BD602F" w:rsidRDefault="00BD602F">
          <w:pPr>
            <w:pStyle w:val="TJ2"/>
            <w:tabs>
              <w:tab w:val="left" w:pos="880"/>
              <w:tab w:val="right" w:leader="dot" w:pos="7928"/>
            </w:tabs>
            <w:rPr>
              <w:rFonts w:eastAsiaTheme="minorEastAsia" w:cstheme="minorBidi"/>
              <w:noProof/>
              <w:lang w:val="en-US"/>
            </w:rPr>
          </w:pPr>
          <w:hyperlink w:anchor="_Toc417059570" w:history="1">
            <w:r w:rsidRPr="00BF24F8">
              <w:rPr>
                <w:rStyle w:val="Hiperhivatkozs"/>
                <w:noProof/>
              </w:rPr>
              <w:t>8.2.</w:t>
            </w:r>
            <w:r>
              <w:rPr>
                <w:rFonts w:eastAsiaTheme="minorEastAsia" w:cstheme="minorBidi"/>
                <w:noProof/>
                <w:lang w:val="en-US"/>
              </w:rPr>
              <w:tab/>
            </w:r>
            <w:r w:rsidRPr="00BF24F8">
              <w:rPr>
                <w:rStyle w:val="Hiperhivatkozs"/>
                <w:noProof/>
              </w:rPr>
              <w:t>Szobák</w:t>
            </w:r>
            <w:r>
              <w:rPr>
                <w:noProof/>
                <w:webHidden/>
              </w:rPr>
              <w:tab/>
            </w:r>
            <w:r>
              <w:rPr>
                <w:noProof/>
                <w:webHidden/>
              </w:rPr>
              <w:fldChar w:fldCharType="begin"/>
            </w:r>
            <w:r>
              <w:rPr>
                <w:noProof/>
                <w:webHidden/>
              </w:rPr>
              <w:instrText xml:space="preserve"> PAGEREF _Toc417059570 \h </w:instrText>
            </w:r>
            <w:r>
              <w:rPr>
                <w:noProof/>
                <w:webHidden/>
              </w:rPr>
            </w:r>
            <w:r>
              <w:rPr>
                <w:noProof/>
                <w:webHidden/>
              </w:rPr>
              <w:fldChar w:fldCharType="separate"/>
            </w:r>
            <w:r>
              <w:rPr>
                <w:noProof/>
                <w:webHidden/>
              </w:rPr>
              <w:t>61</w:t>
            </w:r>
            <w:r>
              <w:rPr>
                <w:noProof/>
                <w:webHidden/>
              </w:rPr>
              <w:fldChar w:fldCharType="end"/>
            </w:r>
          </w:hyperlink>
        </w:p>
        <w:p w14:paraId="7CFF45ED" w14:textId="77777777" w:rsidR="00BD602F" w:rsidRDefault="00BD602F">
          <w:pPr>
            <w:pStyle w:val="TJ2"/>
            <w:tabs>
              <w:tab w:val="left" w:pos="880"/>
              <w:tab w:val="right" w:leader="dot" w:pos="7928"/>
            </w:tabs>
            <w:rPr>
              <w:rFonts w:eastAsiaTheme="minorEastAsia" w:cstheme="minorBidi"/>
              <w:noProof/>
              <w:lang w:val="en-US"/>
            </w:rPr>
          </w:pPr>
          <w:hyperlink w:anchor="_Toc417059571" w:history="1">
            <w:r w:rsidRPr="00BF24F8">
              <w:rPr>
                <w:rStyle w:val="Hiperhivatkozs"/>
                <w:noProof/>
              </w:rPr>
              <w:t>8.3.</w:t>
            </w:r>
            <w:r>
              <w:rPr>
                <w:rFonts w:eastAsiaTheme="minorEastAsia" w:cstheme="minorBidi"/>
                <w:noProof/>
                <w:lang w:val="en-US"/>
              </w:rPr>
              <w:tab/>
            </w:r>
            <w:r w:rsidRPr="00BF24F8">
              <w:rPr>
                <w:rStyle w:val="Hiperhivatkozs"/>
                <w:noProof/>
              </w:rPr>
              <w:t>Szálláshelyek</w:t>
            </w:r>
            <w:r>
              <w:rPr>
                <w:noProof/>
                <w:webHidden/>
              </w:rPr>
              <w:tab/>
            </w:r>
            <w:r>
              <w:rPr>
                <w:noProof/>
                <w:webHidden/>
              </w:rPr>
              <w:fldChar w:fldCharType="begin"/>
            </w:r>
            <w:r>
              <w:rPr>
                <w:noProof/>
                <w:webHidden/>
              </w:rPr>
              <w:instrText xml:space="preserve"> PAGEREF _Toc417059571 \h </w:instrText>
            </w:r>
            <w:r>
              <w:rPr>
                <w:noProof/>
                <w:webHidden/>
              </w:rPr>
            </w:r>
            <w:r>
              <w:rPr>
                <w:noProof/>
                <w:webHidden/>
              </w:rPr>
              <w:fldChar w:fldCharType="separate"/>
            </w:r>
            <w:r>
              <w:rPr>
                <w:noProof/>
                <w:webHidden/>
              </w:rPr>
              <w:t>64</w:t>
            </w:r>
            <w:r>
              <w:rPr>
                <w:noProof/>
                <w:webHidden/>
              </w:rPr>
              <w:fldChar w:fldCharType="end"/>
            </w:r>
          </w:hyperlink>
        </w:p>
        <w:p w14:paraId="682A8EEE" w14:textId="77777777" w:rsidR="00BD602F" w:rsidRDefault="00BD602F">
          <w:pPr>
            <w:pStyle w:val="TJ2"/>
            <w:tabs>
              <w:tab w:val="left" w:pos="880"/>
              <w:tab w:val="right" w:leader="dot" w:pos="7928"/>
            </w:tabs>
            <w:rPr>
              <w:rFonts w:eastAsiaTheme="minorEastAsia" w:cstheme="minorBidi"/>
              <w:noProof/>
              <w:lang w:val="en-US"/>
            </w:rPr>
          </w:pPr>
          <w:hyperlink w:anchor="_Toc417059572" w:history="1">
            <w:r w:rsidRPr="00BF24F8">
              <w:rPr>
                <w:rStyle w:val="Hiperhivatkozs"/>
                <w:noProof/>
              </w:rPr>
              <w:t>8.4.</w:t>
            </w:r>
            <w:r>
              <w:rPr>
                <w:rFonts w:eastAsiaTheme="minorEastAsia" w:cstheme="minorBidi"/>
                <w:noProof/>
                <w:lang w:val="en-US"/>
              </w:rPr>
              <w:tab/>
            </w:r>
            <w:r w:rsidRPr="00BF24F8">
              <w:rPr>
                <w:rStyle w:val="Hiperhivatkozs"/>
                <w:noProof/>
              </w:rPr>
              <w:t>Intelligens keresés</w:t>
            </w:r>
            <w:r>
              <w:rPr>
                <w:noProof/>
                <w:webHidden/>
              </w:rPr>
              <w:tab/>
            </w:r>
            <w:r>
              <w:rPr>
                <w:noProof/>
                <w:webHidden/>
              </w:rPr>
              <w:fldChar w:fldCharType="begin"/>
            </w:r>
            <w:r>
              <w:rPr>
                <w:noProof/>
                <w:webHidden/>
              </w:rPr>
              <w:instrText xml:space="preserve"> PAGEREF _Toc417059572 \h </w:instrText>
            </w:r>
            <w:r>
              <w:rPr>
                <w:noProof/>
                <w:webHidden/>
              </w:rPr>
            </w:r>
            <w:r>
              <w:rPr>
                <w:noProof/>
                <w:webHidden/>
              </w:rPr>
              <w:fldChar w:fldCharType="separate"/>
            </w:r>
            <w:r>
              <w:rPr>
                <w:noProof/>
                <w:webHidden/>
              </w:rPr>
              <w:t>65</w:t>
            </w:r>
            <w:r>
              <w:rPr>
                <w:noProof/>
                <w:webHidden/>
              </w:rPr>
              <w:fldChar w:fldCharType="end"/>
            </w:r>
          </w:hyperlink>
        </w:p>
        <w:p w14:paraId="43BA27CA" w14:textId="77777777" w:rsidR="00BD602F" w:rsidRDefault="00BD602F">
          <w:pPr>
            <w:pStyle w:val="TJ2"/>
            <w:tabs>
              <w:tab w:val="left" w:pos="880"/>
              <w:tab w:val="right" w:leader="dot" w:pos="7928"/>
            </w:tabs>
            <w:rPr>
              <w:rFonts w:eastAsiaTheme="minorEastAsia" w:cstheme="minorBidi"/>
              <w:noProof/>
              <w:lang w:val="en-US"/>
            </w:rPr>
          </w:pPr>
          <w:hyperlink w:anchor="_Toc417059573" w:history="1">
            <w:r w:rsidRPr="00BF24F8">
              <w:rPr>
                <w:rStyle w:val="Hiperhivatkozs"/>
                <w:noProof/>
              </w:rPr>
              <w:t>8.5.</w:t>
            </w:r>
            <w:r>
              <w:rPr>
                <w:rFonts w:eastAsiaTheme="minorEastAsia" w:cstheme="minorBidi"/>
                <w:noProof/>
                <w:lang w:val="en-US"/>
              </w:rPr>
              <w:tab/>
            </w:r>
            <w:r w:rsidRPr="00BF24F8">
              <w:rPr>
                <w:rStyle w:val="Hiperhivatkozs"/>
                <w:noProof/>
              </w:rPr>
              <w:t>Kosár</w:t>
            </w:r>
            <w:r>
              <w:rPr>
                <w:noProof/>
                <w:webHidden/>
              </w:rPr>
              <w:tab/>
            </w:r>
            <w:r>
              <w:rPr>
                <w:noProof/>
                <w:webHidden/>
              </w:rPr>
              <w:fldChar w:fldCharType="begin"/>
            </w:r>
            <w:r>
              <w:rPr>
                <w:noProof/>
                <w:webHidden/>
              </w:rPr>
              <w:instrText xml:space="preserve"> PAGEREF _Toc417059573 \h </w:instrText>
            </w:r>
            <w:r>
              <w:rPr>
                <w:noProof/>
                <w:webHidden/>
              </w:rPr>
            </w:r>
            <w:r>
              <w:rPr>
                <w:noProof/>
                <w:webHidden/>
              </w:rPr>
              <w:fldChar w:fldCharType="separate"/>
            </w:r>
            <w:r>
              <w:rPr>
                <w:noProof/>
                <w:webHidden/>
              </w:rPr>
              <w:t>65</w:t>
            </w:r>
            <w:r>
              <w:rPr>
                <w:noProof/>
                <w:webHidden/>
              </w:rPr>
              <w:fldChar w:fldCharType="end"/>
            </w:r>
          </w:hyperlink>
        </w:p>
        <w:p w14:paraId="5795365D" w14:textId="77777777" w:rsidR="00BD602F" w:rsidRDefault="00BD602F">
          <w:pPr>
            <w:pStyle w:val="TJ2"/>
            <w:tabs>
              <w:tab w:val="left" w:pos="880"/>
              <w:tab w:val="right" w:leader="dot" w:pos="7928"/>
            </w:tabs>
            <w:rPr>
              <w:rFonts w:eastAsiaTheme="minorEastAsia" w:cstheme="minorBidi"/>
              <w:noProof/>
              <w:lang w:val="en-US"/>
            </w:rPr>
          </w:pPr>
          <w:hyperlink w:anchor="_Toc417059574" w:history="1">
            <w:r w:rsidRPr="00BF24F8">
              <w:rPr>
                <w:rStyle w:val="Hiperhivatkozs"/>
                <w:noProof/>
              </w:rPr>
              <w:t>8.6.</w:t>
            </w:r>
            <w:r>
              <w:rPr>
                <w:rFonts w:eastAsiaTheme="minorEastAsia" w:cstheme="minorBidi"/>
                <w:noProof/>
                <w:lang w:val="en-US"/>
              </w:rPr>
              <w:tab/>
            </w:r>
            <w:r w:rsidRPr="00BF24F8">
              <w:rPr>
                <w:rStyle w:val="Hiperhivatkozs"/>
                <w:noProof/>
              </w:rPr>
              <w:t>Foglalások</w:t>
            </w:r>
            <w:r>
              <w:rPr>
                <w:noProof/>
                <w:webHidden/>
              </w:rPr>
              <w:tab/>
            </w:r>
            <w:r>
              <w:rPr>
                <w:noProof/>
                <w:webHidden/>
              </w:rPr>
              <w:fldChar w:fldCharType="begin"/>
            </w:r>
            <w:r>
              <w:rPr>
                <w:noProof/>
                <w:webHidden/>
              </w:rPr>
              <w:instrText xml:space="preserve"> PAGEREF _Toc417059574 \h </w:instrText>
            </w:r>
            <w:r>
              <w:rPr>
                <w:noProof/>
                <w:webHidden/>
              </w:rPr>
            </w:r>
            <w:r>
              <w:rPr>
                <w:noProof/>
                <w:webHidden/>
              </w:rPr>
              <w:fldChar w:fldCharType="separate"/>
            </w:r>
            <w:r>
              <w:rPr>
                <w:noProof/>
                <w:webHidden/>
              </w:rPr>
              <w:t>66</w:t>
            </w:r>
            <w:r>
              <w:rPr>
                <w:noProof/>
                <w:webHidden/>
              </w:rPr>
              <w:fldChar w:fldCharType="end"/>
            </w:r>
          </w:hyperlink>
        </w:p>
        <w:p w14:paraId="125380A7" w14:textId="77777777" w:rsidR="00BD602F" w:rsidRDefault="00BD602F">
          <w:pPr>
            <w:pStyle w:val="TJ2"/>
            <w:tabs>
              <w:tab w:val="left" w:pos="880"/>
              <w:tab w:val="right" w:leader="dot" w:pos="7928"/>
            </w:tabs>
            <w:rPr>
              <w:rFonts w:eastAsiaTheme="minorEastAsia" w:cstheme="minorBidi"/>
              <w:noProof/>
              <w:lang w:val="en-US"/>
            </w:rPr>
          </w:pPr>
          <w:hyperlink w:anchor="_Toc417059575" w:history="1">
            <w:r w:rsidRPr="00BF24F8">
              <w:rPr>
                <w:rStyle w:val="Hiperhivatkozs"/>
                <w:noProof/>
              </w:rPr>
              <w:t>8.7.</w:t>
            </w:r>
            <w:r>
              <w:rPr>
                <w:rFonts w:eastAsiaTheme="minorEastAsia" w:cstheme="minorBidi"/>
                <w:noProof/>
                <w:lang w:val="en-US"/>
              </w:rPr>
              <w:tab/>
            </w:r>
            <w:r w:rsidRPr="00BF24F8">
              <w:rPr>
                <w:rStyle w:val="Hiperhivatkozs"/>
                <w:noProof/>
              </w:rPr>
              <w:t>Adminisztrációs felületek</w:t>
            </w:r>
            <w:r>
              <w:rPr>
                <w:noProof/>
                <w:webHidden/>
              </w:rPr>
              <w:tab/>
            </w:r>
            <w:r>
              <w:rPr>
                <w:noProof/>
                <w:webHidden/>
              </w:rPr>
              <w:fldChar w:fldCharType="begin"/>
            </w:r>
            <w:r>
              <w:rPr>
                <w:noProof/>
                <w:webHidden/>
              </w:rPr>
              <w:instrText xml:space="preserve"> PAGEREF _Toc417059575 \h </w:instrText>
            </w:r>
            <w:r>
              <w:rPr>
                <w:noProof/>
                <w:webHidden/>
              </w:rPr>
            </w:r>
            <w:r>
              <w:rPr>
                <w:noProof/>
                <w:webHidden/>
              </w:rPr>
              <w:fldChar w:fldCharType="separate"/>
            </w:r>
            <w:r>
              <w:rPr>
                <w:noProof/>
                <w:webHidden/>
              </w:rPr>
              <w:t>66</w:t>
            </w:r>
            <w:r>
              <w:rPr>
                <w:noProof/>
                <w:webHidden/>
              </w:rPr>
              <w:fldChar w:fldCharType="end"/>
            </w:r>
          </w:hyperlink>
        </w:p>
        <w:p w14:paraId="287B4B9B" w14:textId="77777777" w:rsidR="00BD602F" w:rsidRDefault="00BD602F">
          <w:pPr>
            <w:pStyle w:val="TJ1"/>
            <w:tabs>
              <w:tab w:val="left" w:pos="440"/>
              <w:tab w:val="right" w:leader="dot" w:pos="7928"/>
            </w:tabs>
            <w:rPr>
              <w:rFonts w:eastAsiaTheme="minorEastAsia" w:cstheme="minorBidi"/>
              <w:noProof/>
              <w:lang w:val="en-US"/>
            </w:rPr>
          </w:pPr>
          <w:hyperlink w:anchor="_Toc417059576" w:history="1">
            <w:r w:rsidRPr="00BF24F8">
              <w:rPr>
                <w:rStyle w:val="Hiperhivatkozs"/>
                <w:noProof/>
              </w:rPr>
              <w:t>9.</w:t>
            </w:r>
            <w:r>
              <w:rPr>
                <w:rFonts w:eastAsiaTheme="minorEastAsia" w:cstheme="minorBidi"/>
                <w:noProof/>
                <w:lang w:val="en-US"/>
              </w:rPr>
              <w:tab/>
            </w:r>
            <w:r w:rsidRPr="00BF24F8">
              <w:rPr>
                <w:rStyle w:val="Hiperhivatkozs"/>
                <w:noProof/>
              </w:rPr>
              <w:t>Tesztelés</w:t>
            </w:r>
            <w:r>
              <w:rPr>
                <w:noProof/>
                <w:webHidden/>
              </w:rPr>
              <w:tab/>
            </w:r>
            <w:r>
              <w:rPr>
                <w:noProof/>
                <w:webHidden/>
              </w:rPr>
              <w:fldChar w:fldCharType="begin"/>
            </w:r>
            <w:r>
              <w:rPr>
                <w:noProof/>
                <w:webHidden/>
              </w:rPr>
              <w:instrText xml:space="preserve"> PAGEREF _Toc417059576 \h </w:instrText>
            </w:r>
            <w:r>
              <w:rPr>
                <w:noProof/>
                <w:webHidden/>
              </w:rPr>
            </w:r>
            <w:r>
              <w:rPr>
                <w:noProof/>
                <w:webHidden/>
              </w:rPr>
              <w:fldChar w:fldCharType="separate"/>
            </w:r>
            <w:r>
              <w:rPr>
                <w:noProof/>
                <w:webHidden/>
              </w:rPr>
              <w:t>67</w:t>
            </w:r>
            <w:r>
              <w:rPr>
                <w:noProof/>
                <w:webHidden/>
              </w:rPr>
              <w:fldChar w:fldCharType="end"/>
            </w:r>
          </w:hyperlink>
        </w:p>
        <w:p w14:paraId="1D1030FC" w14:textId="77777777" w:rsidR="00BD602F" w:rsidRDefault="00BD602F">
          <w:pPr>
            <w:pStyle w:val="TJ2"/>
            <w:tabs>
              <w:tab w:val="left" w:pos="880"/>
              <w:tab w:val="right" w:leader="dot" w:pos="7928"/>
            </w:tabs>
            <w:rPr>
              <w:rFonts w:eastAsiaTheme="minorEastAsia" w:cstheme="minorBidi"/>
              <w:noProof/>
              <w:lang w:val="en-US"/>
            </w:rPr>
          </w:pPr>
          <w:hyperlink w:anchor="_Toc417059577" w:history="1">
            <w:r w:rsidRPr="00BF24F8">
              <w:rPr>
                <w:rStyle w:val="Hiperhivatkozs"/>
                <w:noProof/>
              </w:rPr>
              <w:t>9.1.</w:t>
            </w:r>
            <w:r>
              <w:rPr>
                <w:rFonts w:eastAsiaTheme="minorEastAsia" w:cstheme="minorBidi"/>
                <w:noProof/>
                <w:lang w:val="en-US"/>
              </w:rPr>
              <w:tab/>
            </w:r>
            <w:r w:rsidRPr="00BF24F8">
              <w:rPr>
                <w:rStyle w:val="Hiperhivatkozs"/>
                <w:noProof/>
              </w:rPr>
              <w:t>Tesztelési környezet</w:t>
            </w:r>
            <w:r>
              <w:rPr>
                <w:noProof/>
                <w:webHidden/>
              </w:rPr>
              <w:tab/>
            </w:r>
            <w:r>
              <w:rPr>
                <w:noProof/>
                <w:webHidden/>
              </w:rPr>
              <w:fldChar w:fldCharType="begin"/>
            </w:r>
            <w:r>
              <w:rPr>
                <w:noProof/>
                <w:webHidden/>
              </w:rPr>
              <w:instrText xml:space="preserve"> PAGEREF _Toc417059577 \h </w:instrText>
            </w:r>
            <w:r>
              <w:rPr>
                <w:noProof/>
                <w:webHidden/>
              </w:rPr>
            </w:r>
            <w:r>
              <w:rPr>
                <w:noProof/>
                <w:webHidden/>
              </w:rPr>
              <w:fldChar w:fldCharType="separate"/>
            </w:r>
            <w:r>
              <w:rPr>
                <w:noProof/>
                <w:webHidden/>
              </w:rPr>
              <w:t>67</w:t>
            </w:r>
            <w:r>
              <w:rPr>
                <w:noProof/>
                <w:webHidden/>
              </w:rPr>
              <w:fldChar w:fldCharType="end"/>
            </w:r>
          </w:hyperlink>
        </w:p>
        <w:p w14:paraId="1133E574" w14:textId="77777777" w:rsidR="00BD602F" w:rsidRDefault="00BD602F">
          <w:pPr>
            <w:pStyle w:val="TJ2"/>
            <w:tabs>
              <w:tab w:val="left" w:pos="880"/>
              <w:tab w:val="right" w:leader="dot" w:pos="7928"/>
            </w:tabs>
            <w:rPr>
              <w:rFonts w:eastAsiaTheme="minorEastAsia" w:cstheme="minorBidi"/>
              <w:noProof/>
              <w:lang w:val="en-US"/>
            </w:rPr>
          </w:pPr>
          <w:hyperlink w:anchor="_Toc417059578" w:history="1">
            <w:r w:rsidRPr="00BF24F8">
              <w:rPr>
                <w:rStyle w:val="Hiperhivatkozs"/>
                <w:noProof/>
              </w:rPr>
              <w:t>9.2.</w:t>
            </w:r>
            <w:r>
              <w:rPr>
                <w:rFonts w:eastAsiaTheme="minorEastAsia" w:cstheme="minorBidi"/>
                <w:noProof/>
                <w:lang w:val="en-US"/>
              </w:rPr>
              <w:tab/>
            </w:r>
            <w:r w:rsidRPr="00BF24F8">
              <w:rPr>
                <w:rStyle w:val="Hiperhivatkozs"/>
                <w:noProof/>
              </w:rPr>
              <w:t>Teszt adatok</w:t>
            </w:r>
            <w:r>
              <w:rPr>
                <w:noProof/>
                <w:webHidden/>
              </w:rPr>
              <w:tab/>
            </w:r>
            <w:r>
              <w:rPr>
                <w:noProof/>
                <w:webHidden/>
              </w:rPr>
              <w:fldChar w:fldCharType="begin"/>
            </w:r>
            <w:r>
              <w:rPr>
                <w:noProof/>
                <w:webHidden/>
              </w:rPr>
              <w:instrText xml:space="preserve"> PAGEREF _Toc417059578 \h </w:instrText>
            </w:r>
            <w:r>
              <w:rPr>
                <w:noProof/>
                <w:webHidden/>
              </w:rPr>
            </w:r>
            <w:r>
              <w:rPr>
                <w:noProof/>
                <w:webHidden/>
              </w:rPr>
              <w:fldChar w:fldCharType="separate"/>
            </w:r>
            <w:r>
              <w:rPr>
                <w:noProof/>
                <w:webHidden/>
              </w:rPr>
              <w:t>67</w:t>
            </w:r>
            <w:r>
              <w:rPr>
                <w:noProof/>
                <w:webHidden/>
              </w:rPr>
              <w:fldChar w:fldCharType="end"/>
            </w:r>
          </w:hyperlink>
        </w:p>
        <w:p w14:paraId="0EF64592" w14:textId="77777777" w:rsidR="00BD602F" w:rsidRDefault="00BD602F">
          <w:pPr>
            <w:pStyle w:val="TJ2"/>
            <w:tabs>
              <w:tab w:val="left" w:pos="880"/>
              <w:tab w:val="right" w:leader="dot" w:pos="7928"/>
            </w:tabs>
            <w:rPr>
              <w:rFonts w:eastAsiaTheme="minorEastAsia" w:cstheme="minorBidi"/>
              <w:noProof/>
              <w:lang w:val="en-US"/>
            </w:rPr>
          </w:pPr>
          <w:hyperlink w:anchor="_Toc417059579" w:history="1">
            <w:r w:rsidRPr="00BF24F8">
              <w:rPr>
                <w:rStyle w:val="Hiperhivatkozs"/>
                <w:noProof/>
              </w:rPr>
              <w:t>9.3.</w:t>
            </w:r>
            <w:r>
              <w:rPr>
                <w:rFonts w:eastAsiaTheme="minorEastAsia" w:cstheme="minorBidi"/>
                <w:noProof/>
                <w:lang w:val="en-US"/>
              </w:rPr>
              <w:tab/>
            </w:r>
            <w:r w:rsidRPr="00BF24F8">
              <w:rPr>
                <w:rStyle w:val="Hiperhivatkozs"/>
                <w:noProof/>
              </w:rPr>
              <w:t>Teszt eredmények</w:t>
            </w:r>
            <w:r>
              <w:rPr>
                <w:noProof/>
                <w:webHidden/>
              </w:rPr>
              <w:tab/>
            </w:r>
            <w:r>
              <w:rPr>
                <w:noProof/>
                <w:webHidden/>
              </w:rPr>
              <w:fldChar w:fldCharType="begin"/>
            </w:r>
            <w:r>
              <w:rPr>
                <w:noProof/>
                <w:webHidden/>
              </w:rPr>
              <w:instrText xml:space="preserve"> PAGEREF _Toc417059579 \h </w:instrText>
            </w:r>
            <w:r>
              <w:rPr>
                <w:noProof/>
                <w:webHidden/>
              </w:rPr>
            </w:r>
            <w:r>
              <w:rPr>
                <w:noProof/>
                <w:webHidden/>
              </w:rPr>
              <w:fldChar w:fldCharType="separate"/>
            </w:r>
            <w:r>
              <w:rPr>
                <w:noProof/>
                <w:webHidden/>
              </w:rPr>
              <w:t>67</w:t>
            </w:r>
            <w:r>
              <w:rPr>
                <w:noProof/>
                <w:webHidden/>
              </w:rPr>
              <w:fldChar w:fldCharType="end"/>
            </w:r>
          </w:hyperlink>
        </w:p>
        <w:p w14:paraId="18D7AEE2" w14:textId="77777777" w:rsidR="00BD602F" w:rsidRDefault="00BD602F">
          <w:pPr>
            <w:pStyle w:val="TJ1"/>
            <w:tabs>
              <w:tab w:val="left" w:pos="660"/>
              <w:tab w:val="right" w:leader="dot" w:pos="7928"/>
            </w:tabs>
            <w:rPr>
              <w:rFonts w:eastAsiaTheme="minorEastAsia" w:cstheme="minorBidi"/>
              <w:noProof/>
              <w:lang w:val="en-US"/>
            </w:rPr>
          </w:pPr>
          <w:hyperlink w:anchor="_Toc417059580" w:history="1">
            <w:r w:rsidRPr="00BF24F8">
              <w:rPr>
                <w:rStyle w:val="Hiperhivatkozs"/>
                <w:noProof/>
              </w:rPr>
              <w:t>10.</w:t>
            </w:r>
            <w:r>
              <w:rPr>
                <w:rFonts w:eastAsiaTheme="minorEastAsia" w:cstheme="minorBidi"/>
                <w:noProof/>
                <w:lang w:val="en-US"/>
              </w:rPr>
              <w:tab/>
            </w:r>
            <w:r w:rsidRPr="00BF24F8">
              <w:rPr>
                <w:rStyle w:val="Hiperhivatkozs"/>
                <w:noProof/>
              </w:rPr>
              <w:t>Összefoglalás</w:t>
            </w:r>
            <w:r>
              <w:rPr>
                <w:noProof/>
                <w:webHidden/>
              </w:rPr>
              <w:tab/>
            </w:r>
            <w:r>
              <w:rPr>
                <w:noProof/>
                <w:webHidden/>
              </w:rPr>
              <w:fldChar w:fldCharType="begin"/>
            </w:r>
            <w:r>
              <w:rPr>
                <w:noProof/>
                <w:webHidden/>
              </w:rPr>
              <w:instrText xml:space="preserve"> PAGEREF _Toc417059580 \h </w:instrText>
            </w:r>
            <w:r>
              <w:rPr>
                <w:noProof/>
                <w:webHidden/>
              </w:rPr>
            </w:r>
            <w:r>
              <w:rPr>
                <w:noProof/>
                <w:webHidden/>
              </w:rPr>
              <w:fldChar w:fldCharType="separate"/>
            </w:r>
            <w:r>
              <w:rPr>
                <w:noProof/>
                <w:webHidden/>
              </w:rPr>
              <w:t>68</w:t>
            </w:r>
            <w:r>
              <w:rPr>
                <w:noProof/>
                <w:webHidden/>
              </w:rPr>
              <w:fldChar w:fldCharType="end"/>
            </w:r>
          </w:hyperlink>
        </w:p>
        <w:p w14:paraId="255CDA76" w14:textId="77777777" w:rsidR="00BD602F" w:rsidRDefault="00BD602F">
          <w:pPr>
            <w:pStyle w:val="TJ1"/>
            <w:tabs>
              <w:tab w:val="right" w:leader="dot" w:pos="7928"/>
            </w:tabs>
            <w:rPr>
              <w:rFonts w:eastAsiaTheme="minorEastAsia" w:cstheme="minorBidi"/>
              <w:noProof/>
              <w:lang w:val="en-US"/>
            </w:rPr>
          </w:pPr>
          <w:hyperlink w:anchor="_Toc417059581" w:history="1">
            <w:r w:rsidRPr="00BF24F8">
              <w:rPr>
                <w:rStyle w:val="Hiperhivatkozs"/>
                <w:noProof/>
              </w:rPr>
              <w:t>Irodalomjegyzék</w:t>
            </w:r>
            <w:r>
              <w:rPr>
                <w:noProof/>
                <w:webHidden/>
              </w:rPr>
              <w:tab/>
            </w:r>
            <w:r>
              <w:rPr>
                <w:noProof/>
                <w:webHidden/>
              </w:rPr>
              <w:fldChar w:fldCharType="begin"/>
            </w:r>
            <w:r>
              <w:rPr>
                <w:noProof/>
                <w:webHidden/>
              </w:rPr>
              <w:instrText xml:space="preserve"> PAGEREF _Toc417059581 \h </w:instrText>
            </w:r>
            <w:r>
              <w:rPr>
                <w:noProof/>
                <w:webHidden/>
              </w:rPr>
            </w:r>
            <w:r>
              <w:rPr>
                <w:noProof/>
                <w:webHidden/>
              </w:rPr>
              <w:fldChar w:fldCharType="separate"/>
            </w:r>
            <w:r>
              <w:rPr>
                <w:noProof/>
                <w:webHidden/>
              </w:rPr>
              <w:t>69</w:t>
            </w:r>
            <w:r>
              <w:rPr>
                <w:noProof/>
                <w:webHidden/>
              </w:rPr>
              <w:fldChar w:fldCharType="end"/>
            </w:r>
          </w:hyperlink>
        </w:p>
        <w:p w14:paraId="7635A9D8" w14:textId="77777777" w:rsidR="00BD602F" w:rsidRDefault="00BD602F">
          <w:pPr>
            <w:pStyle w:val="TJ1"/>
            <w:tabs>
              <w:tab w:val="right" w:leader="dot" w:pos="7928"/>
            </w:tabs>
            <w:rPr>
              <w:rFonts w:eastAsiaTheme="minorEastAsia" w:cstheme="minorBidi"/>
              <w:noProof/>
              <w:lang w:val="en-US"/>
            </w:rPr>
          </w:pPr>
          <w:hyperlink w:anchor="_Toc417059582" w:history="1">
            <w:r w:rsidRPr="00BF24F8">
              <w:rPr>
                <w:rStyle w:val="Hiperhivatkozs"/>
                <w:noProof/>
              </w:rPr>
              <w:t>Ábrajegyzék</w:t>
            </w:r>
            <w:r>
              <w:rPr>
                <w:noProof/>
                <w:webHidden/>
              </w:rPr>
              <w:tab/>
            </w:r>
            <w:r>
              <w:rPr>
                <w:noProof/>
                <w:webHidden/>
              </w:rPr>
              <w:fldChar w:fldCharType="begin"/>
            </w:r>
            <w:r>
              <w:rPr>
                <w:noProof/>
                <w:webHidden/>
              </w:rPr>
              <w:instrText xml:space="preserve"> PAGEREF _Toc417059582 \h </w:instrText>
            </w:r>
            <w:r>
              <w:rPr>
                <w:noProof/>
                <w:webHidden/>
              </w:rPr>
            </w:r>
            <w:r>
              <w:rPr>
                <w:noProof/>
                <w:webHidden/>
              </w:rPr>
              <w:fldChar w:fldCharType="separate"/>
            </w:r>
            <w:r>
              <w:rPr>
                <w:noProof/>
                <w:webHidden/>
              </w:rPr>
              <w:t>70</w:t>
            </w:r>
            <w:r>
              <w:rPr>
                <w:noProof/>
                <w:webHidden/>
              </w:rPr>
              <w:fldChar w:fldCharType="end"/>
            </w:r>
          </w:hyperlink>
        </w:p>
        <w:p w14:paraId="03C1C087" w14:textId="77777777" w:rsidR="00BD602F" w:rsidRDefault="00BD602F">
          <w:pPr>
            <w:pStyle w:val="TJ1"/>
            <w:tabs>
              <w:tab w:val="right" w:leader="dot" w:pos="7928"/>
            </w:tabs>
            <w:rPr>
              <w:rFonts w:eastAsiaTheme="minorEastAsia" w:cstheme="minorBidi"/>
              <w:noProof/>
              <w:lang w:val="en-US"/>
            </w:rPr>
          </w:pPr>
          <w:hyperlink w:anchor="_Toc417059583" w:history="1">
            <w:r w:rsidRPr="00BF24F8">
              <w:rPr>
                <w:rStyle w:val="Hiperhivatkozs"/>
                <w:noProof/>
              </w:rPr>
              <w:t>Mellékletek</w:t>
            </w:r>
            <w:r>
              <w:rPr>
                <w:noProof/>
                <w:webHidden/>
              </w:rPr>
              <w:tab/>
            </w:r>
            <w:r>
              <w:rPr>
                <w:noProof/>
                <w:webHidden/>
              </w:rPr>
              <w:fldChar w:fldCharType="begin"/>
            </w:r>
            <w:r>
              <w:rPr>
                <w:noProof/>
                <w:webHidden/>
              </w:rPr>
              <w:instrText xml:space="preserve"> PAGEREF _Toc417059583 \h </w:instrText>
            </w:r>
            <w:r>
              <w:rPr>
                <w:noProof/>
                <w:webHidden/>
              </w:rPr>
            </w:r>
            <w:r>
              <w:rPr>
                <w:noProof/>
                <w:webHidden/>
              </w:rPr>
              <w:fldChar w:fldCharType="separate"/>
            </w:r>
            <w:r>
              <w:rPr>
                <w:noProof/>
                <w:webHidden/>
              </w:rPr>
              <w:t>71</w:t>
            </w:r>
            <w:r>
              <w:rPr>
                <w:noProof/>
                <w:webHidden/>
              </w:rPr>
              <w:fldChar w:fldCharType="end"/>
            </w:r>
          </w:hyperlink>
        </w:p>
        <w:p w14:paraId="3B03B4AA" w14:textId="77777777" w:rsidR="00BD602F" w:rsidRDefault="00BD602F">
          <w:pPr>
            <w:pStyle w:val="TJ1"/>
            <w:tabs>
              <w:tab w:val="left" w:pos="660"/>
              <w:tab w:val="right" w:leader="dot" w:pos="7928"/>
            </w:tabs>
            <w:rPr>
              <w:rFonts w:eastAsiaTheme="minorEastAsia" w:cstheme="minorBidi"/>
              <w:noProof/>
              <w:lang w:val="en-US"/>
            </w:rPr>
          </w:pPr>
          <w:hyperlink w:anchor="_Toc417059584" w:history="1">
            <w:r w:rsidRPr="00BF24F8">
              <w:rPr>
                <w:rStyle w:val="Hiperhivatkozs"/>
                <w:noProof/>
              </w:rPr>
              <w:t>11.</w:t>
            </w:r>
            <w:r>
              <w:rPr>
                <w:rFonts w:eastAsiaTheme="minorEastAsia" w:cstheme="minorBidi"/>
                <w:noProof/>
                <w:lang w:val="en-US"/>
              </w:rPr>
              <w:tab/>
            </w:r>
            <w:r w:rsidRPr="00BF24F8">
              <w:rPr>
                <w:rStyle w:val="Hiperhivatkozs"/>
                <w:noProof/>
              </w:rPr>
              <w:t>Ruby on Rails fejlesztői környezet telepítése és konfigurálása</w:t>
            </w:r>
            <w:r>
              <w:rPr>
                <w:noProof/>
                <w:webHidden/>
              </w:rPr>
              <w:tab/>
            </w:r>
            <w:r>
              <w:rPr>
                <w:noProof/>
                <w:webHidden/>
              </w:rPr>
              <w:fldChar w:fldCharType="begin"/>
            </w:r>
            <w:r>
              <w:rPr>
                <w:noProof/>
                <w:webHidden/>
              </w:rPr>
              <w:instrText xml:space="preserve"> PAGEREF _Toc417059584 \h </w:instrText>
            </w:r>
            <w:r>
              <w:rPr>
                <w:noProof/>
                <w:webHidden/>
              </w:rPr>
            </w:r>
            <w:r>
              <w:rPr>
                <w:noProof/>
                <w:webHidden/>
              </w:rPr>
              <w:fldChar w:fldCharType="separate"/>
            </w:r>
            <w:r>
              <w:rPr>
                <w:noProof/>
                <w:webHidden/>
              </w:rPr>
              <w:t>71</w:t>
            </w:r>
            <w:r>
              <w:rPr>
                <w:noProof/>
                <w:webHidden/>
              </w:rPr>
              <w:fldChar w:fldCharType="end"/>
            </w:r>
          </w:hyperlink>
        </w:p>
        <w:p w14:paraId="1836AB63" w14:textId="77777777" w:rsidR="00BD602F" w:rsidRDefault="00BD602F">
          <w:pPr>
            <w:pStyle w:val="TJ1"/>
            <w:tabs>
              <w:tab w:val="right" w:leader="dot" w:pos="7928"/>
            </w:tabs>
            <w:rPr>
              <w:rFonts w:eastAsiaTheme="minorEastAsia" w:cstheme="minorBidi"/>
              <w:noProof/>
              <w:lang w:val="en-US"/>
            </w:rPr>
          </w:pPr>
          <w:hyperlink w:anchor="_Toc417059585" w:history="1">
            <w:r w:rsidRPr="00BF24F8">
              <w:rPr>
                <w:rStyle w:val="Hiperhivatkozs"/>
                <w:noProof/>
              </w:rPr>
              <w:t>CD Melléklet</w:t>
            </w:r>
            <w:r>
              <w:rPr>
                <w:noProof/>
                <w:webHidden/>
              </w:rPr>
              <w:tab/>
            </w:r>
            <w:r>
              <w:rPr>
                <w:noProof/>
                <w:webHidden/>
              </w:rPr>
              <w:fldChar w:fldCharType="begin"/>
            </w:r>
            <w:r>
              <w:rPr>
                <w:noProof/>
                <w:webHidden/>
              </w:rPr>
              <w:instrText xml:space="preserve"> PAGEREF _Toc417059585 \h </w:instrText>
            </w:r>
            <w:r>
              <w:rPr>
                <w:noProof/>
                <w:webHidden/>
              </w:rPr>
            </w:r>
            <w:r>
              <w:rPr>
                <w:noProof/>
                <w:webHidden/>
              </w:rPr>
              <w:fldChar w:fldCharType="separate"/>
            </w:r>
            <w:r>
              <w:rPr>
                <w:noProof/>
                <w:webHidden/>
              </w:rPr>
              <w:t>72</w:t>
            </w:r>
            <w:r>
              <w:rPr>
                <w:noProof/>
                <w:webHidden/>
              </w:rPr>
              <w:fldChar w:fldCharType="end"/>
            </w:r>
          </w:hyperlink>
        </w:p>
        <w:p w14:paraId="3D2700A7" w14:textId="77777777" w:rsidR="00AA7E3A" w:rsidRPr="00964772" w:rsidRDefault="00AA7E3A" w:rsidP="00AA7E3A">
          <w:pPr>
            <w:pStyle w:val="TJ2"/>
            <w:tabs>
              <w:tab w:val="left" w:pos="880"/>
              <w:tab w:val="right" w:leader="dot" w:pos="8261"/>
            </w:tabs>
            <w:rPr>
              <w:rFonts w:ascii="Times New Roman" w:hAnsi="Times New Roman" w:cs="Times New Roman"/>
              <w:sz w:val="24"/>
              <w:szCs w:val="24"/>
              <w:lang w:val="en-US"/>
            </w:rPr>
          </w:pPr>
          <w:r w:rsidRPr="00964772">
            <w:rPr>
              <w:rFonts w:ascii="Times New Roman" w:hAnsi="Times New Roman" w:cs="Times New Roman"/>
              <w:b/>
              <w:bCs/>
              <w:sz w:val="24"/>
              <w:szCs w:val="24"/>
            </w:rPr>
            <w:fldChar w:fldCharType="end"/>
          </w:r>
        </w:p>
      </w:sdtContent>
    </w:sdt>
    <w:p w14:paraId="1C50CDDA" w14:textId="77777777" w:rsidR="000726F6" w:rsidRDefault="000726F6">
      <w:pPr>
        <w:rPr>
          <w:rFonts w:ascii="Times New Roman" w:hAnsi="Times New Roman" w:cs="Times New Roman"/>
          <w:sz w:val="24"/>
          <w:szCs w:val="24"/>
        </w:rPr>
        <w:sectPr w:rsidR="000726F6" w:rsidSect="00FD5FB2">
          <w:headerReference w:type="default" r:id="rId8"/>
          <w:footerReference w:type="default" r:id="rId9"/>
          <w:headerReference w:type="first" r:id="rId10"/>
          <w:pgSz w:w="11907" w:h="16839" w:code="9"/>
          <w:pgMar w:top="1701" w:right="1701" w:bottom="1701" w:left="0" w:header="709" w:footer="709" w:gutter="2268"/>
          <w:cols w:space="708"/>
          <w:docGrid w:linePitch="360"/>
        </w:sectPr>
      </w:pPr>
    </w:p>
    <w:p w14:paraId="62F5ED19" w14:textId="77777777" w:rsidR="00F03841" w:rsidRPr="000C21EE" w:rsidRDefault="00D323D7" w:rsidP="007E7814">
      <w:pPr>
        <w:pStyle w:val="Cmsor1"/>
      </w:pPr>
      <w:bookmarkStart w:id="9" w:name="_Ref416182702"/>
      <w:bookmarkStart w:id="10" w:name="_Ref416182707"/>
      <w:bookmarkStart w:id="11" w:name="_Toc417059517"/>
      <w:r w:rsidRPr="000C21EE">
        <w:lastRenderedPageBreak/>
        <w:t>Bevezetés</w:t>
      </w:r>
      <w:bookmarkEnd w:id="9"/>
      <w:bookmarkEnd w:id="10"/>
      <w:bookmarkEnd w:id="11"/>
    </w:p>
    <w:p w14:paraId="0F95CE2C" w14:textId="77777777" w:rsidR="002B03D6" w:rsidRPr="002B03D6" w:rsidRDefault="002B03D6" w:rsidP="00535021">
      <w:pPr>
        <w:pStyle w:val="ThesisSzvegElsBekezds"/>
      </w:pPr>
      <w:r>
        <w:t xml:space="preserve">A szakdolgozatom témája egy olyan webalkalmazás elkészítése, amely csoportok (pl.: osztályok, baráti vagy üzleti társaságok) számára teszi egyszerűbbé a több szálláshelyen történő szobafoglalás menetét és kezelését. Az alkalmazás szempontjából fontos az internetes platform, mert így lehet a legolcsóbban a legszélesebb </w:t>
      </w:r>
      <w:r w:rsidR="00F95696">
        <w:t>felhasz</w:t>
      </w:r>
      <w:r>
        <w:t>n</w:t>
      </w:r>
      <w:r w:rsidR="00F95696">
        <w:t>álói körnek</w:t>
      </w:r>
      <w:r>
        <w:t xml:space="preserve"> elérhetővé tenni. A projekt munkacímének a </w:t>
      </w:r>
      <w:r w:rsidRPr="002B03D6">
        <w:rPr>
          <w:i/>
        </w:rPr>
        <w:t>VAGATO</w:t>
      </w:r>
      <w:r>
        <w:t xml:space="preserve"> szót választottam, amelyet a katalán </w:t>
      </w:r>
      <w:r w:rsidRPr="002B03D6">
        <w:rPr>
          <w:i/>
        </w:rPr>
        <w:t>vaganto</w:t>
      </w:r>
      <w:r>
        <w:t xml:space="preserve"> </w:t>
      </w:r>
      <w:r w:rsidR="00F66B0A">
        <w:t xml:space="preserve">(jelentése: barangolás) </w:t>
      </w:r>
      <w:r>
        <w:t>szóból képeztem.</w:t>
      </w:r>
    </w:p>
    <w:p w14:paraId="01132BA8" w14:textId="77777777" w:rsidR="003B446E" w:rsidRDefault="00D323D7" w:rsidP="00D323D7">
      <w:pPr>
        <w:pStyle w:val="Cmsor2"/>
        <w:rPr>
          <w:szCs w:val="24"/>
        </w:rPr>
      </w:pPr>
      <w:bookmarkStart w:id="12" w:name="_Ref416182634"/>
      <w:bookmarkStart w:id="13" w:name="_Ref416182654"/>
      <w:bookmarkStart w:id="14" w:name="_Ref416182661"/>
      <w:bookmarkStart w:id="15" w:name="_Ref416182712"/>
      <w:bookmarkStart w:id="16" w:name="_Ref416182717"/>
      <w:bookmarkStart w:id="17" w:name="_Ref416182720"/>
      <w:bookmarkStart w:id="18" w:name="_Ref416182727"/>
      <w:bookmarkStart w:id="19" w:name="_Toc417059518"/>
      <w:r w:rsidRPr="00964772">
        <w:rPr>
          <w:szCs w:val="24"/>
        </w:rPr>
        <w:t>A probléma</w:t>
      </w:r>
      <w:r w:rsidR="00C57A80">
        <w:rPr>
          <w:szCs w:val="24"/>
        </w:rPr>
        <w:t xml:space="preserve"> és megoldása</w:t>
      </w:r>
      <w:bookmarkEnd w:id="12"/>
      <w:bookmarkEnd w:id="13"/>
      <w:bookmarkEnd w:id="14"/>
      <w:bookmarkEnd w:id="15"/>
      <w:bookmarkEnd w:id="16"/>
      <w:bookmarkEnd w:id="17"/>
      <w:bookmarkEnd w:id="18"/>
      <w:bookmarkEnd w:id="19"/>
    </w:p>
    <w:p w14:paraId="577E6BF3" w14:textId="77777777" w:rsidR="002B03D6" w:rsidRDefault="005B0978" w:rsidP="00535021">
      <w:pPr>
        <w:pStyle w:val="ThesisSzvegElsBekezds"/>
      </w:pPr>
      <w:r>
        <w:t xml:space="preserve">A csoportos turizmus jelentős </w:t>
      </w:r>
      <w:r w:rsidR="00F0229A">
        <w:t>szereppel bír a turizmusban, gondoljunk csak a tavasszal és ősszel, százával kirándulni induló diákokra, a közös szórakozásra vágyó baráti társaságokra, vagy az egyéb, üzleti célból utazó társaság</w:t>
      </w:r>
      <w:r w:rsidR="00B02518">
        <w:t>okra. Egy csoport számára, különösen</w:t>
      </w:r>
      <w:r w:rsidR="00F0229A">
        <w:t xml:space="preserve"> </w:t>
      </w:r>
      <w:r w:rsidR="00B02518">
        <w:t>fő</w:t>
      </w:r>
      <w:r w:rsidR="00F0229A">
        <w:t>szezonban kivételesen nehéz mind árban, mind távolságban megfelelő szálláshelyet találni, illetve gyakran előfordul, hogy egy szálláshely nem képes megfelelő számú kapacitást kínálni. A kapacitás korlátja leh</w:t>
      </w:r>
      <w:r w:rsidR="00B02518">
        <w:t>et az aktuális foglaltság, vagy</w:t>
      </w:r>
      <w:r w:rsidR="00F0229A">
        <w:t xml:space="preserve"> </w:t>
      </w:r>
      <w:r w:rsidR="00B02518">
        <w:t xml:space="preserve">– jellemzően </w:t>
      </w:r>
      <w:r w:rsidR="00F0229A">
        <w:t xml:space="preserve">kisebb </w:t>
      </w:r>
      <w:r w:rsidR="00B02518">
        <w:t xml:space="preserve">településeken – a </w:t>
      </w:r>
      <w:r w:rsidR="00F0229A">
        <w:t>szálláshelyek alapvető szobakínálatának csekélysége. Ilyen helyzetekben az utazásszervező feladata az, hogy összegyűjtse a szálláshelyek ajánlatait és az idővel versengve kalkulációk útján kiválassza a megfelelő szálláshelyek megfelelő</w:t>
      </w:r>
      <w:r w:rsidR="003F7BFB">
        <w:t xml:space="preserve"> szobáit.</w:t>
      </w:r>
    </w:p>
    <w:p w14:paraId="280031A8" w14:textId="77777777" w:rsidR="003F7BFB" w:rsidRDefault="003F7BFB" w:rsidP="003F7BFB">
      <w:pPr>
        <w:pStyle w:val="ThesisSzveg"/>
      </w:pPr>
      <w:r>
        <w:t>A szálláshelyek kiválasztása után az utazás</w:t>
      </w:r>
      <w:r w:rsidR="00B02518">
        <w:t>szervező szembesül a következő</w:t>
      </w:r>
      <w:r>
        <w:t xml:space="preserve"> problémával. Minden szálláshely egyedileg kezeli a foglalásokat, az utazásszervezőnek minden szálláshellyel külön-külön kell megegyeznie. Ez rengeteg, egymástól független ügyintézést és papírmunkát jelent és jelentősen megbonyolítja a folyamatot.</w:t>
      </w:r>
    </w:p>
    <w:p w14:paraId="2A7DB9F2" w14:textId="77777777" w:rsidR="003F7BFB" w:rsidRDefault="003F7BFB" w:rsidP="003F7BFB">
      <w:pPr>
        <w:pStyle w:val="ThesisSzveg"/>
      </w:pPr>
      <w:r>
        <w:t xml:space="preserve">Az általam tervezett webalkalmazás a fent vázolt problémákat igyekszik feloldani és használható megoldást kínálni. A koncepció az, hogy a jelenleg szálláshely orientált piacot meg kell fordítani és a középpontba a szobákat kell helyezni. A szobának, csakúgy, mint a légkondicionálás vagy az ellátás, csak egy tulajdonsága az, hogy mely szálláshelyhez tartozik. A szálláshelyek adta </w:t>
      </w:r>
      <w:r>
        <w:lastRenderedPageBreak/>
        <w:t xml:space="preserve">kötöttségek feloldásával már könnyű elképzelni egy olyan portált, ami a szobákat, mint egy </w:t>
      </w:r>
      <w:r w:rsidR="00C57A80" w:rsidRPr="00C57A80">
        <w:rPr>
          <w:i/>
        </w:rPr>
        <w:t>webshop</w:t>
      </w:r>
      <w:r w:rsidR="00C57A80">
        <w:t>-ban</w:t>
      </w:r>
      <w:r>
        <w:t>, termékekként sorolja fel.</w:t>
      </w:r>
      <w:r w:rsidR="00C57A80">
        <w:t xml:space="preserve"> A szobák a szálláshelyektől függetlenül kereshetők, szűrhetők és foglalhatók. A szobák e fajta individuális termékként való kezelése a kulcs ahhoz, hogy az utazásszervező olyan foglalásokat tudjon összeállítani, amiben egyszerre jelenik meg több szálláshely több szobája egy közös felületen.</w:t>
      </w:r>
    </w:p>
    <w:p w14:paraId="3453506E" w14:textId="77777777" w:rsidR="00DB1272" w:rsidRDefault="00DB1272" w:rsidP="003F7BFB">
      <w:pPr>
        <w:pStyle w:val="ThesisSzveg"/>
      </w:pPr>
      <w:r>
        <w:t>A szobafoglalás folyamatát tehát most már el lehet képzelni úgy, hogy az utazásszervező a portált böngészve, egy virtuális kosárba helyezi a kellő szobákat. A böngészés végén a kosarában lévő szobákat egy foglalássá egyesíti és a vendégadatok megadása után véglegesíti azt.</w:t>
      </w:r>
    </w:p>
    <w:p w14:paraId="7B416BCA" w14:textId="77777777" w:rsidR="000726F6" w:rsidRDefault="00E445B3" w:rsidP="00746569">
      <w:pPr>
        <w:pStyle w:val="ThesisSzveg"/>
        <w:sectPr w:rsidR="000726F6" w:rsidSect="00FD5FB2">
          <w:headerReference w:type="default" r:id="rId11"/>
          <w:pgSz w:w="11907" w:h="16839" w:code="9"/>
          <w:pgMar w:top="1701" w:right="1701" w:bottom="1701" w:left="0" w:header="709" w:footer="709" w:gutter="2268"/>
          <w:cols w:space="708"/>
          <w:docGrid w:linePitch="360"/>
        </w:sectPr>
      </w:pPr>
      <w:r>
        <w:t>A s</w:t>
      </w:r>
      <w:r w:rsidR="00BF0669">
        <w:t xml:space="preserve">zobák kiválasztásának folyamata bonyolult, azonban jól automatizálható. A keresés szempontjai kitérnek a felszereltségre, a szolgáltatásokra és az elérhetőségre. Ezek a feltételek gyorsan és egyszerűen szűrhetők úgy, hogy az utazásszervező egy űrlapon megjelöli a kívánalmakat. A nagyobb nehézséget az ár, a minőség és a távolság feltételei adják. Az utazásszervező olyan szobákat akar, amik olcsók, ugyanakkor nincsenek távol egymástól; vagy a távolság nem számít, de legyenek minél jobb értékelésű szálláshelyeken. Az efféle szempontokhoz már nem elég szimplán sorrendbe állítani a szobákat és kiválasztani az első </w:t>
      </w:r>
      <w:r w:rsidR="00BF0669" w:rsidRPr="00BF0669">
        <w:rPr>
          <w:i/>
        </w:rPr>
        <w:t>N</w:t>
      </w:r>
      <w:r w:rsidR="00BF0669">
        <w:rPr>
          <w:i/>
        </w:rPr>
        <w:t xml:space="preserve"> </w:t>
      </w:r>
      <w:r w:rsidR="00BF0669">
        <w:t>darabot. Az optimális megoldás kísérletezés útján kézzel is elvégezhető, azonban kimondottan időigényes feladat. A webalkalmazásnak tehát rendelkeznie kell egy olyan funkcióval, ahol a kényelmi szempontok és a csoport létszáma szerint egy ár, távolság illetve minőség szerint optimális megoldást kap az utazásszervező arról, hogy mely szobákat kell lefoglalnia.</w:t>
      </w:r>
      <w:r w:rsidR="00746569">
        <w:t xml:space="preserve"> A felvázolt funkciót a rendszerben </w:t>
      </w:r>
      <w:r w:rsidR="00746569" w:rsidRPr="00746569">
        <w:rPr>
          <w:i/>
        </w:rPr>
        <w:t>intelligens keresés</w:t>
      </w:r>
      <w:r w:rsidR="00746569">
        <w:t>nek neveztem el.</w:t>
      </w:r>
    </w:p>
    <w:p w14:paraId="17D130CD" w14:textId="77777777" w:rsidR="00D323D7" w:rsidRDefault="00F95696" w:rsidP="00F95696">
      <w:pPr>
        <w:pStyle w:val="Cmsor1"/>
      </w:pPr>
      <w:bookmarkStart w:id="20" w:name="_Toc417059519"/>
      <w:r>
        <w:lastRenderedPageBreak/>
        <w:t>Szálláskereső portálok</w:t>
      </w:r>
      <w:bookmarkEnd w:id="20"/>
    </w:p>
    <w:p w14:paraId="4F49EB3C" w14:textId="77777777" w:rsidR="005B13BE" w:rsidRPr="005B13BE" w:rsidRDefault="005B13BE" w:rsidP="00535021">
      <w:pPr>
        <w:pStyle w:val="ThesisSzvegElsBekezds"/>
      </w:pPr>
      <w:r>
        <w:t>Ebben a fejezetben a magyar szálláskereső piac legnéps</w:t>
      </w:r>
      <w:r w:rsidR="00F95696">
        <w:t xml:space="preserve">zerűbb portáljait vizsgálom meg a szerint, hogy milyen lehetőségeket kínálnak a szobák, illetve szálláshelyek keresésére, szűrésére. A vizsgálat tárgya továbbá, hogy mennyire támogatják a csoportos szálláskeresés </w:t>
      </w:r>
      <w:r w:rsidR="00F95696">
        <w:fldChar w:fldCharType="begin"/>
      </w:r>
      <w:r w:rsidR="00F95696">
        <w:instrText xml:space="preserve"> REF _Ref416182727 \r \h </w:instrText>
      </w:r>
      <w:r w:rsidR="00F95696">
        <w:fldChar w:fldCharType="separate"/>
      </w:r>
      <w:r w:rsidR="00B65813">
        <w:t>1.1</w:t>
      </w:r>
      <w:r w:rsidR="00F95696">
        <w:fldChar w:fldCharType="end"/>
      </w:r>
      <w:r w:rsidR="00F95696">
        <w:t xml:space="preserve"> fejezetben bemutatott problémáit.</w:t>
      </w:r>
    </w:p>
    <w:p w14:paraId="61D23091" w14:textId="77777777" w:rsidR="00F2524C" w:rsidRDefault="00F2524C" w:rsidP="00F95696">
      <w:pPr>
        <w:pStyle w:val="Cmsor2"/>
      </w:pPr>
      <w:bookmarkStart w:id="21" w:name="_Ref416178501"/>
      <w:bookmarkStart w:id="22" w:name="_Toc417059520"/>
      <w:r>
        <w:t>Szallas.hu</w:t>
      </w:r>
      <w:bookmarkEnd w:id="21"/>
      <w:bookmarkEnd w:id="22"/>
    </w:p>
    <w:p w14:paraId="579E075C" w14:textId="77777777" w:rsidR="00030C2C" w:rsidRDefault="004C6BBB" w:rsidP="00535021">
      <w:pPr>
        <w:pStyle w:val="ThesisSzvegElsBekezds"/>
      </w:pPr>
      <w:r>
        <w:t>A szallas.hu egy magyar alapítású és fejlesztésű szálláskereső portál, amely 2007 óta üzemel. A szallas.hu tekinthető a magyar szálláskereső piac legnépszerűbb szereplőjének. A szállásadók részére egységes megjelenést és könnyű foglalást ígér jutalékért cserébe.</w:t>
      </w:r>
    </w:p>
    <w:p w14:paraId="648D48B5" w14:textId="77777777" w:rsidR="004C6BBB" w:rsidRDefault="004C6BBB" w:rsidP="004C6BBB">
      <w:pPr>
        <w:pStyle w:val="ThesisSzveg"/>
      </w:pPr>
      <w:r>
        <w:t>A szálláskeresés során részletesen megadhatók a keresés feltételei hely, ár és szolgáltatások terén is. A találati listában szálláshelyek láthatók, eg</w:t>
      </w:r>
      <w:r w:rsidR="004721DB">
        <w:t>y szálláshelyet kiválasztva válnak</w:t>
      </w:r>
      <w:r>
        <w:t xml:space="preserve"> láthatóvá az </w:t>
      </w:r>
      <w:r w:rsidR="004721DB">
        <w:t>ajánlott szobák</w:t>
      </w:r>
      <w:r>
        <w:t xml:space="preserve">. Az utazó személyeket 30 felnőtt és 10 gyerek </w:t>
      </w:r>
      <w:r w:rsidR="004721DB">
        <w:t>számosságban maximalizálták a keresés során.</w:t>
      </w:r>
      <w:r w:rsidR="00530FAE">
        <w:t xml:space="preserve"> Egy foglalás csak egy szálláshely kínálatát tartalmazhatja.</w:t>
      </w:r>
    </w:p>
    <w:p w14:paraId="1B2B445D" w14:textId="77777777" w:rsidR="004721DB" w:rsidRPr="004C6BBB" w:rsidRDefault="004721DB" w:rsidP="004C6BBB">
      <w:pPr>
        <w:pStyle w:val="ThesisSzveg"/>
      </w:pPr>
      <w:r>
        <w:t>A portál rendelkezik értékelési rendszerrel.</w:t>
      </w:r>
    </w:p>
    <w:p w14:paraId="65EA59E2" w14:textId="77777777" w:rsidR="00F2524C" w:rsidRDefault="00F2524C" w:rsidP="000C21EE">
      <w:pPr>
        <w:pStyle w:val="Cmsor2"/>
      </w:pPr>
      <w:bookmarkStart w:id="23" w:name="_Ref416178494"/>
      <w:bookmarkStart w:id="24" w:name="_Toc417059521"/>
      <w:r>
        <w:t>Booking.com</w:t>
      </w:r>
      <w:bookmarkEnd w:id="23"/>
      <w:bookmarkEnd w:id="24"/>
    </w:p>
    <w:p w14:paraId="6A87127C" w14:textId="481A4395" w:rsidR="004721DB" w:rsidRDefault="00530FAE" w:rsidP="00535021">
      <w:pPr>
        <w:pStyle w:val="ThesisSzvegElsBekezds"/>
      </w:pPr>
      <w:r>
        <w:t>A booking.com egy nemzetközi szálláskereső portál, amely 2011</w:t>
      </w:r>
      <w:r w:rsidR="00CC6806">
        <w:t>-ben</w:t>
      </w:r>
      <w:r>
        <w:t xml:space="preserve"> lépett be a magyar szálláskereső piacra. A </w:t>
      </w:r>
      <w:r w:rsidR="00217914">
        <w:t>szallas.hu közvetlen riválisának</w:t>
      </w:r>
      <w:r>
        <w:t xml:space="preserve"> tekinthet</w:t>
      </w:r>
      <w:r w:rsidR="00AD281C">
        <w:t>ő, szolgáltatásaik megegyeznek. A szálláskeresők körében a portál hasonló népszerűségű, mint a szallas.hu, emellett nemzetközi jelenléte miatt jelentős a külföldi szálláskeresők látogatottsága.</w:t>
      </w:r>
    </w:p>
    <w:p w14:paraId="5ADD01A7" w14:textId="77777777" w:rsidR="00530FAE" w:rsidRDefault="00530FAE" w:rsidP="00530FAE">
      <w:pPr>
        <w:pStyle w:val="ThesisSzveg"/>
      </w:pPr>
      <w:r>
        <w:t>A szallas.hu-hoz hasonlóan ezen a portálon is részletesen lehet szűrni a szálláshelyek tulajdonságait. A találatok között szintén a szálláshelyek jelennek meg, amelyeknek részletes leírásában tekinthetők meg a szobák.</w:t>
      </w:r>
      <w:r w:rsidR="00A709E9">
        <w:t xml:space="preserve"> A foglalásban csak egy szálláshely szobái szerepelhetnek. A keresés során maximálisan 30 felnőtt és 10 gyerek választható.</w:t>
      </w:r>
    </w:p>
    <w:p w14:paraId="6B953F01" w14:textId="77777777" w:rsidR="00A709E9" w:rsidRPr="004721DB" w:rsidRDefault="00A709E9" w:rsidP="00530FAE">
      <w:pPr>
        <w:pStyle w:val="ThesisSzveg"/>
      </w:pPr>
      <w:r>
        <w:t>A portál rendelkezik értékelési rendszerrel.</w:t>
      </w:r>
    </w:p>
    <w:p w14:paraId="579EF350" w14:textId="77777777" w:rsidR="00F2524C" w:rsidRDefault="005B13BE" w:rsidP="000C21EE">
      <w:pPr>
        <w:pStyle w:val="Cmsor2"/>
      </w:pPr>
      <w:bookmarkStart w:id="25" w:name="_Toc417059522"/>
      <w:r>
        <w:lastRenderedPageBreak/>
        <w:t>Trivago.hu</w:t>
      </w:r>
      <w:bookmarkEnd w:id="25"/>
    </w:p>
    <w:p w14:paraId="07E917E9" w14:textId="77777777" w:rsidR="00A74EB2" w:rsidRDefault="00030C2C" w:rsidP="00535021">
      <w:pPr>
        <w:pStyle w:val="ThesisSzvegElsBekezds"/>
      </w:pPr>
      <w:r>
        <w:t xml:space="preserve">A trivago.hu a Trivago nemzetközi szálláskereső szolgáltatás Magyarországra készült változata. A működése eltér az </w:t>
      </w:r>
      <w:r w:rsidR="004721DB">
        <w:fldChar w:fldCharType="begin"/>
      </w:r>
      <w:r w:rsidR="004721DB">
        <w:instrText xml:space="preserve"> REF _Ref416178501 \r \h </w:instrText>
      </w:r>
      <w:r w:rsidR="004721DB">
        <w:fldChar w:fldCharType="separate"/>
      </w:r>
      <w:r w:rsidR="00B65813">
        <w:t>2.1</w:t>
      </w:r>
      <w:r w:rsidR="004721DB">
        <w:fldChar w:fldCharType="end"/>
      </w:r>
      <w:r>
        <w:t xml:space="preserve"> és </w:t>
      </w:r>
      <w:r w:rsidR="004721DB">
        <w:fldChar w:fldCharType="begin"/>
      </w:r>
      <w:r w:rsidR="004721DB">
        <w:instrText xml:space="preserve"> REF _Ref416178494 \r \h </w:instrText>
      </w:r>
      <w:r w:rsidR="004721DB">
        <w:fldChar w:fldCharType="separate"/>
      </w:r>
      <w:r w:rsidR="00B65813">
        <w:t>2.2</w:t>
      </w:r>
      <w:r w:rsidR="004721DB">
        <w:fldChar w:fldCharType="end"/>
      </w:r>
      <w:r>
        <w:t xml:space="preserve"> fejezetekben tárgyalt portálokétól, ugyanis a Trivago csak összegyűjti más szálláskereső portálok </w:t>
      </w:r>
      <w:r w:rsidR="00A74EB2">
        <w:t>ajánlatait és azok közül keres.</w:t>
      </w:r>
    </w:p>
    <w:p w14:paraId="144702F0" w14:textId="77777777" w:rsidR="00030C2C" w:rsidRDefault="00030C2C" w:rsidP="00A74EB2">
      <w:pPr>
        <w:pStyle w:val="ThesisSzveg"/>
      </w:pPr>
      <w:r>
        <w:t xml:space="preserve">A keresési feltételekkel nagyvonalúan bánik, nem lehet elég részletesen beállítani a kívánalmakat. Lehet szűrni a teljes </w:t>
      </w:r>
      <w:r w:rsidR="004721DB">
        <w:t>foglalás ára és a talált szállás</w:t>
      </w:r>
      <w:r>
        <w:t>helyek városközponttól számított távolsága alapján. Az előző fejezetekben megvizsgált portálokhoz hasonlóan ez a rendszer sem képes a szobákat vegyesen ajánlani. A keresési találatok mindig egy-egy szálláshelyre vonatkoznak. A csoportos szálláskeresést csak korlátozottan támogatja. Az utazó személyek kiválasztásakor maximum 16 felnőtt és 16 gyerek választható.</w:t>
      </w:r>
    </w:p>
    <w:p w14:paraId="03487AFF" w14:textId="77777777" w:rsidR="00030C2C" w:rsidRDefault="00030C2C" w:rsidP="000C21EE">
      <w:pPr>
        <w:pStyle w:val="Cmsor2"/>
      </w:pPr>
      <w:bookmarkStart w:id="26" w:name="_Toc417059523"/>
      <w:r>
        <w:t>Konklúzió</w:t>
      </w:r>
      <w:bookmarkEnd w:id="26"/>
    </w:p>
    <w:p w14:paraId="0EA338E5" w14:textId="77777777" w:rsidR="00530FAE" w:rsidRDefault="002A7B89" w:rsidP="00535021">
      <w:pPr>
        <w:pStyle w:val="ThesisSzvegElsBekezds"/>
      </w:pPr>
      <w:r>
        <w:t>A magyar szálláskereső piac portáljai jó felületet nyújtanak az egyéni utazók számára. A vizsgált portálok előnyben részesítik a szálláshelyeket és jellemzően egy szálláshelyre koncentrálják ajánlataikat. A keresési szempontokat mindhárom portál esetében kielégítőnek találtam. Az utazó személyek száma a keresés során mindenütt korlátozott. Egyik portál sem képes több szálláshelyről származó szobákat egy foglalásként kezelni.</w:t>
      </w:r>
    </w:p>
    <w:p w14:paraId="26CA5BC6" w14:textId="77777777" w:rsidR="000726F6" w:rsidRDefault="00A74EB2" w:rsidP="00A74EB2">
      <w:pPr>
        <w:pStyle w:val="ThesisSzveg"/>
        <w:sectPr w:rsidR="000726F6" w:rsidSect="00FD5FB2">
          <w:headerReference w:type="default" r:id="rId12"/>
          <w:pgSz w:w="11907" w:h="16839" w:code="9"/>
          <w:pgMar w:top="1701" w:right="1701" w:bottom="1701" w:left="0" w:header="709" w:footer="709" w:gutter="2268"/>
          <w:cols w:space="708"/>
          <w:docGrid w:linePitch="360"/>
        </w:sectPr>
      </w:pPr>
      <w:r>
        <w:t xml:space="preserve">A </w:t>
      </w:r>
      <w:r w:rsidR="00F95696">
        <w:t>kutatásom</w:t>
      </w:r>
      <w:r>
        <w:t xml:space="preserve"> során nem találtam olyan szálláskereső portált, amely funkcionalitásában közvetlen vetélytársa vagy alternatívája lehetne az általam felvázolt rendszernek.</w:t>
      </w:r>
    </w:p>
    <w:p w14:paraId="3C2F7659" w14:textId="77777777" w:rsidR="00DE3ECA" w:rsidRDefault="00F76177" w:rsidP="00DE3ECA">
      <w:pPr>
        <w:pStyle w:val="Cmsor1"/>
      </w:pPr>
      <w:bookmarkStart w:id="27" w:name="_Toc417059524"/>
      <w:r>
        <w:lastRenderedPageBreak/>
        <w:t>Matematikai optimalizálás</w:t>
      </w:r>
      <w:bookmarkEnd w:id="27"/>
    </w:p>
    <w:p w14:paraId="03DC0FC0" w14:textId="77777777" w:rsidR="00383431" w:rsidRDefault="002124F2" w:rsidP="00535021">
      <w:pPr>
        <w:pStyle w:val="ThesisSzvegElsBekezds"/>
      </w:pPr>
      <w:r>
        <w:t xml:space="preserve">A matematikai optimalizálás a modernkori matematika </w:t>
      </w:r>
      <w:r w:rsidR="00332F70">
        <w:t xml:space="preserve">egyik </w:t>
      </w:r>
      <w:r>
        <w:t xml:space="preserve">legfontosabb és leggyorsabban fejlődő ágazata. </w:t>
      </w:r>
      <w:r w:rsidR="00383431">
        <w:t>A matematikai optimalizálás az alternatívák halmazán történő legjobb választás problémájával foglalkozik. A problémát korlátozások és célok írják le. A cél meghatározza azokat a feltételeket, amiknek a legjobb választásnak meg kell felelnie. Átfogalmazva a matematikai optimalizálás egy valós függvény maximum vagy minimum értékének meghatározásával foglalkozik.</w:t>
      </w:r>
    </w:p>
    <w:p w14:paraId="2C54DCF1" w14:textId="77777777" w:rsidR="0035793B" w:rsidRPr="0035793B" w:rsidRDefault="0035793B" w:rsidP="0035793B">
      <w:pPr>
        <w:pStyle w:val="ThesisSzveg"/>
      </w:pPr>
      <w:r>
        <w:t>Optimalizálás helyett gyakran használatos a programozás megnevezés. A kifejezés nem egyenlő a számítógépes programozással. Az elnevezés Dantzig-tól származik, aki az 1940-es években az amerikai hadseregnél foglalkozott az ott programnak nevezett tréning és logisztika megszervezésének problémáin.</w:t>
      </w:r>
    </w:p>
    <w:p w14:paraId="4EACD920" w14:textId="77777777" w:rsidR="002124F2" w:rsidRPr="002124F2" w:rsidRDefault="00C64659" w:rsidP="00383431">
      <w:pPr>
        <w:pStyle w:val="ThesisSzveg"/>
      </w:pPr>
      <w:r>
        <w:t>A következő</w:t>
      </w:r>
      <w:r w:rsidR="002124F2">
        <w:t xml:space="preserve"> fejezet</w:t>
      </w:r>
      <w:r>
        <w:t>ek</w:t>
      </w:r>
      <w:r w:rsidR="002124F2">
        <w:t>ben bemutatom a</w:t>
      </w:r>
      <w:r>
        <w:t>z optimalizálás</w:t>
      </w:r>
      <w:r w:rsidR="002124F2">
        <w:t xml:space="preserve"> kialakulását, </w:t>
      </w:r>
      <w:r w:rsidR="00F119DF">
        <w:t>a története során megemlítendő fontos személyeket</w:t>
      </w:r>
      <w:r>
        <w:t xml:space="preserve"> és eseményeket</w:t>
      </w:r>
      <w:r w:rsidR="00F119DF">
        <w:t>, illetve kitérek a vonatkozó optimalizálási osztályokra.</w:t>
      </w:r>
    </w:p>
    <w:p w14:paraId="581276B7" w14:textId="77777777" w:rsidR="00EB5154" w:rsidRDefault="00F76177" w:rsidP="009B3C9E">
      <w:pPr>
        <w:pStyle w:val="Cmsor2"/>
      </w:pPr>
      <w:bookmarkStart w:id="28" w:name="_Toc417059525"/>
      <w:r>
        <w:t>A matematikai optimalizálás története</w:t>
      </w:r>
      <w:bookmarkEnd w:id="28"/>
    </w:p>
    <w:p w14:paraId="57613F5E" w14:textId="77777777" w:rsidR="000967F4" w:rsidRDefault="004F6466" w:rsidP="00535021">
      <w:pPr>
        <w:pStyle w:val="ThesisSzvegElsBekezds"/>
      </w:pPr>
      <w:r>
        <w:t>Az optimalizálási feladatok, ha nem is nev</w:t>
      </w:r>
      <w:r w:rsidR="002E66E7">
        <w:t>ezték nevén őket, már régóta fo</w:t>
      </w:r>
      <w:r>
        <w:t>g</w:t>
      </w:r>
      <w:r w:rsidR="002E66E7">
        <w:t>l</w:t>
      </w:r>
      <w:r>
        <w:t>alkoztatja a matematikusokat és gondolkodókat. Minden korban minden nagy birodalom és városállam vezetői szembesültek a mezőgazdaság és élelmezés, az é</w:t>
      </w:r>
      <w:r w:rsidR="0079501B">
        <w:t>lelmiszerelosztás problémáival. A hadjáratok során szintén nagy szükség</w:t>
      </w:r>
      <w:r w:rsidR="002E66E7">
        <w:t xml:space="preserve"> volt</w:t>
      </w:r>
      <w:r w:rsidR="0079501B">
        <w:t xml:space="preserve"> kielégítő, de nem pazarló</w:t>
      </w:r>
      <w:r w:rsidR="007C7165">
        <w:t>,</w:t>
      </w:r>
      <w:r w:rsidR="0079501B">
        <w:t xml:space="preserve"> vagyis végső soron optimális hadtáprendszer kialakítására.</w:t>
      </w:r>
      <w:r w:rsidR="007C7165">
        <w:t xml:space="preserve"> </w:t>
      </w:r>
      <w:r>
        <w:t>O</w:t>
      </w:r>
      <w:r w:rsidR="000967F4">
        <w:t xml:space="preserve">ptimalizálási feladatok megoldásával </w:t>
      </w:r>
      <w:r w:rsidR="007C7165">
        <w:t xml:space="preserve">tehát </w:t>
      </w:r>
      <w:r w:rsidR="000967F4">
        <w:t>már az ókorban</w:t>
      </w:r>
      <w:r w:rsidR="00622101">
        <w:t xml:space="preserve"> és a középkorban</w:t>
      </w:r>
      <w:r w:rsidR="000967F4">
        <w:t xml:space="preserve"> is foglalkoztak </w:t>
      </w:r>
      <w:r w:rsidR="007C7165">
        <w:t>a kor tudósai, matematikusai és mérnökei,</w:t>
      </w:r>
      <w:r>
        <w:t xml:space="preserve"> jóllehet</w:t>
      </w:r>
      <w:r w:rsidR="000967F4">
        <w:t xml:space="preserve"> ők maguk </w:t>
      </w:r>
      <w:r w:rsidR="00622101">
        <w:t>ezzel nem voltak tisztában</w:t>
      </w:r>
      <w:r w:rsidR="000967F4">
        <w:t>.</w:t>
      </w:r>
    </w:p>
    <w:p w14:paraId="48C8E0C6" w14:textId="77777777" w:rsidR="00C6184B" w:rsidRDefault="000967F4" w:rsidP="00EA4387">
      <w:pPr>
        <w:pStyle w:val="ThesisSzveg"/>
      </w:pPr>
      <w:r>
        <w:t>Kr.e. 300 körül Eukleidész</w:t>
      </w:r>
      <w:r w:rsidR="00654EF7">
        <w:t>, görög matematikus</w:t>
      </w:r>
      <w:r>
        <w:t xml:space="preserve"> geometriai kutatásai során megoldotta a két pont legrövidebb távolságának és az élek teljes hosszával legnagyobb területet lefedő geometriai alakzat jelentette optimalizálási feladatokat. A kutatásának eredménye, hogy két pont között a legkisebb távolság az egyenes, míg a legnagyobb lefedhető terület korlátozott teljes él hosszal a négyzet.</w:t>
      </w:r>
      <w:r w:rsidR="00EA4387">
        <w:t xml:space="preserve"> </w:t>
      </w:r>
      <w:r w:rsidR="00C6184B">
        <w:t xml:space="preserve">Kr. e. 100 körül Hérón, szintén görög matematikus és gépész </w:t>
      </w:r>
      <w:r w:rsidR="00C6184B" w:rsidRPr="00C6184B">
        <w:rPr>
          <w:i/>
        </w:rPr>
        <w:t>Catoptrica</w:t>
      </w:r>
      <w:r w:rsidR="00C6184B">
        <w:t xml:space="preserve"> című művében </w:t>
      </w:r>
      <w:r w:rsidR="00C6184B">
        <w:lastRenderedPageBreak/>
        <w:t>bebizonyította, hogy a tükörben tükröződő tárgyak fénye a lehető legrövidebb utat járja be. E felfedezés matematikai alapokra helyezve szintén optimalizálási feladatra vezethető vissza.</w:t>
      </w:r>
    </w:p>
    <w:p w14:paraId="5D63EDC9" w14:textId="77777777" w:rsidR="00622101" w:rsidRDefault="00622101" w:rsidP="000967F4">
      <w:pPr>
        <w:pStyle w:val="ThesisSzveg"/>
      </w:pPr>
      <w:r>
        <w:t xml:space="preserve">A variációszámítás kialakulásáig csak pár optimalizálási feladatot vizsgáltak a tudósok. A 17. és 18. században </w:t>
      </w:r>
      <w:r w:rsidR="0094076C">
        <w:t>több említésre méltó esemény is köthető a ma</w:t>
      </w:r>
      <w:r w:rsidR="00044097">
        <w:t>tematikai optimalizálás</w:t>
      </w:r>
      <w:r w:rsidR="0094076C">
        <w:t>hoz.</w:t>
      </w:r>
    </w:p>
    <w:p w14:paraId="5DA61A66" w14:textId="77777777" w:rsidR="007E39DC" w:rsidRDefault="0094076C" w:rsidP="00EA4387">
      <w:pPr>
        <w:pStyle w:val="ThesisSzveg"/>
      </w:pPr>
      <w:r>
        <w:t>1615-ben Kepler kitalálja a kor szempontjai szerinti boroshordó optimális méretét. Ezen kívül megalkotja a titkárnő probléma, a dinamikus programozás egy népszerű alkalmazásának korai formuláját, ami</w:t>
      </w:r>
      <w:r w:rsidR="00EA4387">
        <w:t xml:space="preserve">kor új feleséget keres magának. </w:t>
      </w:r>
      <w:r>
        <w:t xml:space="preserve">1638-ban Galilei </w:t>
      </w:r>
      <w:r w:rsidR="00B66172">
        <w:t xml:space="preserve">másodfokú egyenletekkel próbálja leírni </w:t>
      </w:r>
      <w:r>
        <w:t>a fü</w:t>
      </w:r>
      <w:r w:rsidR="00B66172">
        <w:t>ggő lánc vagy kötél alakját</w:t>
      </w:r>
      <w:r>
        <w:t>, de kísérletei kudarcot vallanak.</w:t>
      </w:r>
      <w:r w:rsidR="00B66172">
        <w:t xml:space="preserve"> Galilei ott ejtett hibát, hogy azt feltételezte a lengő lánc egy hiperbolát formál. Az 1690-ben Jacob Bernoulli által megfogalmazott láncgörbe probléma megoldása s</w:t>
      </w:r>
      <w:r w:rsidR="00044097">
        <w:t>zintén matematikai optimalizálás</w:t>
      </w:r>
      <w:r w:rsidR="00B66172">
        <w:t>ra vezethető vissza.</w:t>
      </w:r>
      <w:r w:rsidR="00EA4387">
        <w:t xml:space="preserve"> </w:t>
      </w:r>
      <w:r w:rsidR="00B66172">
        <w:t xml:space="preserve">1646-ban Fermat megmutatja, hogy egy függvény szélsőértékeinél annak gradiense eltűnik. </w:t>
      </w:r>
      <w:r w:rsidR="00044097">
        <w:t>1657-ben általánosítja Hérón a fény útjára tett megállapítását, miként a fény bármely két pont között a lehetséges legrövidebb úton halad.</w:t>
      </w:r>
      <w:r w:rsidR="00EA4387">
        <w:t xml:space="preserve"> </w:t>
      </w:r>
      <w:r w:rsidR="00044097">
        <w:t>Az 1660-as és 1670-es években Newton és Leibniz megalkotják a matematikai analízist, amely a variációszámítás alapjává válik. Ezt követően felgyorsulnak az optimalizálás területén tett felfedezések és áttörések eseményei.</w:t>
      </w:r>
      <w:r w:rsidR="00EA4387">
        <w:t xml:space="preserve"> </w:t>
      </w:r>
      <w:r w:rsidR="00044097">
        <w:t xml:space="preserve">1687-ben Newton a legkisebb </w:t>
      </w:r>
      <w:r w:rsidR="007E39DC">
        <w:t>lég</w:t>
      </w:r>
      <w:r w:rsidR="00044097">
        <w:t>ellen</w:t>
      </w:r>
      <w:r w:rsidR="007E39DC">
        <w:t>állású testet keresi, ami egy minimalizálási problémához vezet.</w:t>
      </w:r>
      <w:r w:rsidR="00EA4387">
        <w:t xml:space="preserve"> </w:t>
      </w:r>
      <w:r w:rsidR="007E39DC" w:rsidRPr="007E39DC">
        <w:t>1696-ban Johann és Jacob Bernoulli a brachistochron probléma</w:t>
      </w:r>
      <w:r w:rsidR="007E39DC">
        <w:t xml:space="preserve"> kutatása során megteszik az első lépéseket a variációszámítás megszületéséhez.</w:t>
      </w:r>
    </w:p>
    <w:p w14:paraId="484FA7DA" w14:textId="77777777" w:rsidR="001E5536" w:rsidRDefault="008D2F32" w:rsidP="00EA4387">
      <w:pPr>
        <w:pStyle w:val="ThesisSzveg"/>
      </w:pPr>
      <w:r>
        <w:t xml:space="preserve">1712-ben König megmutatja, hogy a méhek által képzett méhsejt forma alakja optimális. Az eredményt a </w:t>
      </w:r>
      <w:r w:rsidR="00FA4ECA">
        <w:t>Francia Tudományos Akadémia isteni jelként aposztrofálja.</w:t>
      </w:r>
      <w:r w:rsidR="00EA4387">
        <w:t xml:space="preserve"> </w:t>
      </w:r>
      <w:r w:rsidR="00FA4ECA">
        <w:t>1740-től kezdve Euler publikációi nyomán globális figyelmet kapnak a variációszámítás területén végzett kutatások.</w:t>
      </w:r>
      <w:r w:rsidR="00EA4387">
        <w:t xml:space="preserve"> </w:t>
      </w:r>
      <w:r w:rsidR="00FA4ECA" w:rsidRPr="00FA4ECA">
        <w:t xml:space="preserve">1746-ban </w:t>
      </w:r>
      <w:hyperlink r:id="rId13" w:tooltip="Pierre Louis Maupertuis (a lap nem létezik)" w:history="1">
        <w:r w:rsidR="00FA4ECA" w:rsidRPr="00FA4ECA">
          <w:rPr>
            <w:rStyle w:val="Hiperhivatkozs"/>
            <w:color w:val="auto"/>
            <w:u w:val="none"/>
          </w:rPr>
          <w:t>Maupertuis</w:t>
        </w:r>
      </w:hyperlink>
      <w:r w:rsidR="00FA4ECA" w:rsidRPr="00FA4ECA">
        <w:t xml:space="preserve"> megfogalmazza a legkisebb hatás elvét, amit arra a feltevésére alapoz, hogy</w:t>
      </w:r>
      <w:r w:rsidR="00FA4ECA">
        <w:t xml:space="preserve"> a természetes mozgás szükségszerűen minimalizál valamilyen mennyiséget.</w:t>
      </w:r>
      <w:r w:rsidR="00EA4387">
        <w:t xml:space="preserve"> </w:t>
      </w:r>
      <w:r w:rsidR="00FA4ECA">
        <w:t xml:space="preserve">1754-ben a 19 éves Lagrange megteszi első felfedezéseit a variációszámítás területén. 1760-ban megfogalmazza Plateau minimális felületekre vonatkozó problémáját. </w:t>
      </w:r>
      <w:r w:rsidR="001E5536">
        <w:t xml:space="preserve">1930-ban egymástól függetlenül Jesse Douglass és Radó Tibor is megoldást talál a </w:t>
      </w:r>
      <w:r w:rsidR="001E5536">
        <w:lastRenderedPageBreak/>
        <w:t>problémára.</w:t>
      </w:r>
      <w:r w:rsidR="00EA4387">
        <w:t xml:space="preserve"> </w:t>
      </w:r>
      <w:r w:rsidR="001E5536">
        <w:t>1784-ben Monge elkezdi vizsgálni a szállítási problémát, amely egy népszerű optimalizálási feladat.</w:t>
      </w:r>
    </w:p>
    <w:p w14:paraId="32E72625" w14:textId="7184C542" w:rsidR="001E5536" w:rsidRDefault="001E5536" w:rsidP="00FA4ECA">
      <w:pPr>
        <w:pStyle w:val="ThesisSzveg"/>
      </w:pPr>
      <w:r>
        <w:t>A 19- században Weierstrass, Steiner, Ha</w:t>
      </w:r>
      <w:r w:rsidR="009A662F">
        <w:t>m</w:t>
      </w:r>
      <w:r>
        <w:t>ilton és Jacobi a variációszámítás területén végzett mélyebb kutatásai nyomán megjelennek az első optimalizálási algoritmusok.</w:t>
      </w:r>
    </w:p>
    <w:p w14:paraId="68AF2C03" w14:textId="28666C31" w:rsidR="001E5536" w:rsidRDefault="00C77309" w:rsidP="00FA4ECA">
      <w:pPr>
        <w:pStyle w:val="ThesisSzveg"/>
      </w:pPr>
      <w:r>
        <w:t xml:space="preserve">1806-ban Legendre bemutatja a legkisebb négyzetek módszerét, amelyet Gauss is magáénak tulajdonít. A módszer lényege az eltérések négyzetösszegének minimalizálása. </w:t>
      </w:r>
      <w:r w:rsidR="00A423CD">
        <w:t>1826-ban Fourier lineáris programozási problémát fogalmaz meg mechanikában és valószínűség számításban felmerülő problémák megoldására. 1846 Faustmann kidolgoz egy formulát az erdők újratelepítésével realizálható bevétel maximalizálására.</w:t>
      </w:r>
      <w:r w:rsidR="00B82D66">
        <w:t xml:space="preserve"> 1924-ben Bertil Ohlin megoldja Faustmann formuláját, még</w:t>
      </w:r>
      <w:r w:rsidR="005260F0">
        <w:t xml:space="preserve"> </w:t>
      </w:r>
      <w:r w:rsidR="00B82D66">
        <w:t>ha néhány erdész állítólagosan már az 1860-as években megoldotta azt. 1847-ben Cauchy megalkotja a gradiens módszert, amely egy optimalizálási algoritmus. 1857-ben Gibbs megmutatja, hogy a kémiai egyensúly egy energia minimum.</w:t>
      </w:r>
    </w:p>
    <w:p w14:paraId="23384F60" w14:textId="77777777" w:rsidR="00DD7B15" w:rsidRDefault="00DD7B15" w:rsidP="00FA4ECA">
      <w:pPr>
        <w:pStyle w:val="ThesisSzveg"/>
      </w:pPr>
      <w:r>
        <w:t>A közgazdaságtanban, az 1870-es években kialakuló határhaszon-elmélet Walras és Cournot munkája nyomán a közgazdászok figyelme a fogyasztói szükséglet maximalizálásra terelődik. Az optimalizálás a közgazdaságtan szerves részévé válik.</w:t>
      </w:r>
    </w:p>
    <w:p w14:paraId="4249D903" w14:textId="77777777" w:rsidR="0085600F" w:rsidRDefault="0085600F" w:rsidP="0085600F">
      <w:pPr>
        <w:pStyle w:val="ThesisSzveg"/>
      </w:pPr>
      <w:r>
        <w:t>A variációszámítás és az optimalizálás területei igazi fejlődést a 20. században mutatnak. A század második felétől, a kutatások az elektronikus számítógépek megjelenésével felgyorsulnak.</w:t>
      </w:r>
    </w:p>
    <w:p w14:paraId="26171857" w14:textId="77777777" w:rsidR="009B2632" w:rsidRDefault="00DD7B15" w:rsidP="0085600F">
      <w:pPr>
        <w:pStyle w:val="ThesisSzveg"/>
      </w:pPr>
      <w:r>
        <w:t>1902-ben Farkas kidolgozza a Farkas-</w:t>
      </w:r>
      <w:r w:rsidR="00502272">
        <w:t xml:space="preserve">lemmát. A lemma jelentőségét csak 1950-ben fedezi fel két amerikai matematikus, Kuhn és Tucker. A felfedezés után a lemma a lineáris optimalizálás alaptételévé válik. 1905-ben Jensen kialakítja a konvexitás fogalmát és bemutatja az első konvex függvényeket. Minkowski 1911-ben mutatja be első eredményeit konvex halmazokon végzett vizsgálatainak. 1917-ben megjelenik az első optimalizálással foglalkozó kiadvány, amelynek címe </w:t>
      </w:r>
      <w:r w:rsidR="00502272" w:rsidRPr="00502272">
        <w:rPr>
          <w:i/>
        </w:rPr>
        <w:t>Theory of Maxima and Minima</w:t>
      </w:r>
      <w:r w:rsidR="009C04AD">
        <w:t>,</w:t>
      </w:r>
      <w:r w:rsidR="00502272">
        <w:t xml:space="preserve"> szerzője Harris Hancock. </w:t>
      </w:r>
      <w:r w:rsidR="009C04AD">
        <w:t xml:space="preserve">1925-ben Morse, elméletének publikálásával általánosítja a variációszámítás területét. A Morse elmélet a modern </w:t>
      </w:r>
      <w:r w:rsidR="009C04AD" w:rsidRPr="009B2632">
        <w:t xml:space="preserve">matematikai fizika egyik legfontosabb tétele. </w:t>
      </w:r>
      <w:r w:rsidR="009B3C9E" w:rsidRPr="009B2632">
        <w:t xml:space="preserve">1928-ban Ramsey </w:t>
      </w:r>
      <w:r w:rsidR="009B3C9E" w:rsidRPr="009B2632">
        <w:lastRenderedPageBreak/>
        <w:t>a variációszámítást használja az optimális gazdasági növekedési vizsgálataihoz. Munkássága az 1950-es években kerül újra elő, az optimális növekedési elmélet fejlesztése során. 1932-ben Me</w:t>
      </w:r>
      <w:r w:rsidR="0085600F" w:rsidRPr="009B2632">
        <w:t xml:space="preserve">nger általánosan megfogalmazza </w:t>
      </w:r>
      <w:r w:rsidR="009B3C9E" w:rsidRPr="009B2632">
        <w:t>az utazó ügynök problémáját. 1939-ben Kantorovich publikálja lineáris programozási modelljét és megoldó algoritmusát a problémára. Később, 1975-ben Kantorovich és Koopmans a munkájukért Közgazdasági Nobel-emlékdíj</w:t>
      </w:r>
      <w:r w:rsidR="0085600F" w:rsidRPr="009B2632">
        <w:t>at kapnak.</w:t>
      </w:r>
    </w:p>
    <w:p w14:paraId="5F0D89AF" w14:textId="7FA83CD2" w:rsidR="009B2632" w:rsidRDefault="0085600F" w:rsidP="0085600F">
      <w:pPr>
        <w:pStyle w:val="ThesisSzveg"/>
      </w:pPr>
      <w:r w:rsidRPr="009B2632">
        <w:t xml:space="preserve">A II. világháború után az optimalizálás az operációkutatással párhuzamosan fejlődik. Az operációkutatás legnagyobb alakja Neumann, aki 1944-ben Morgensternnel együtt szekvenciális döntési problémákat oldanak meg dinamikus programozás alkalmazásával. 1947-ben az Amerikai Légierőnél dolgozó Dantzig a lineáris programozási feladatokat megoldó Szimplex módszert, ugyanebben az évben alakítja ki Neumann a lineáris </w:t>
      </w:r>
      <w:r w:rsidR="00383431">
        <w:t xml:space="preserve">programozási problémák </w:t>
      </w:r>
      <w:r w:rsidR="00AE7F9F">
        <w:t>dualitás</w:t>
      </w:r>
      <w:r w:rsidR="00900594">
        <w:t>-</w:t>
      </w:r>
      <w:r w:rsidR="00AE7F9F" w:rsidRPr="009B2632">
        <w:t>elméletét</w:t>
      </w:r>
      <w:r w:rsidRPr="009B2632">
        <w:t xml:space="preserve">. 1949-ben megtartják az első nemzetközi optimalizálásról szóló matematikai konferenciát Chicagoban </w:t>
      </w:r>
      <w:r w:rsidRPr="00BA0184">
        <w:rPr>
          <w:i/>
        </w:rPr>
        <w:t>International Symposium on Mathematical Programming</w:t>
      </w:r>
      <w:r w:rsidRPr="009B2632">
        <w:t xml:space="preserve"> címmel.</w:t>
      </w:r>
      <w:r w:rsidR="001E0DB8" w:rsidRPr="009B2632">
        <w:t xml:space="preserve"> 1951-ben Kuhn és Tucker,</w:t>
      </w:r>
      <w:r w:rsidRPr="009B2632">
        <w:t xml:space="preserve"> John (1948) és Karush (1939) után újra felfedezik ne</w:t>
      </w:r>
      <w:r w:rsidR="00BD602F">
        <w:t>mlineáris problémák optimalitás-</w:t>
      </w:r>
      <w:r w:rsidRPr="009B2632">
        <w:t>korlátait.</w:t>
      </w:r>
      <w:r w:rsidR="001E0DB8" w:rsidRPr="009B2632">
        <w:t xml:space="preserve"> 1954-ben Ford és Fulkerson hálózati problémák körében végzett kutatási nyomán kialakul a </w:t>
      </w:r>
      <w:r w:rsidR="009B2632">
        <w:t>kombinatorikus optimalizálás.</w:t>
      </w:r>
    </w:p>
    <w:p w14:paraId="2567F4BD" w14:textId="4308BDD9" w:rsidR="00DD7B15" w:rsidRPr="009B2632" w:rsidRDefault="001E0DB8" w:rsidP="0085600F">
      <w:pPr>
        <w:pStyle w:val="ThesisSzveg"/>
      </w:pPr>
      <w:r w:rsidRPr="009B2632">
        <w:t>Az 1950-es évek második felétől az űrverseny ad újabb lökést az optimalizálás, a szabályozáselmélet megjelenésével pedig főleg az optimális szabályozás elméletének területén. 1956-ban Pontryagin és kutatócsoportja bemutatja a Maximum-elvet. A következő évben Bellman publikálja az Optimum-elvről szóló munkáját. 1960-ban Zoutendijk módszereket mutat be, amikkel a Szimplex módszer általánosítható és alkalmazható nemlineáris problémákon. Ugyanekkor Rosen, Wolfe és Powell is hasonló eredményekről számol be. 1963-ban Wilson</w:t>
      </w:r>
      <w:r w:rsidR="00AD683F" w:rsidRPr="009B2632">
        <w:t xml:space="preserve"> elsőként </w:t>
      </w:r>
      <w:r w:rsidRPr="009B2632">
        <w:t>találja</w:t>
      </w:r>
      <w:r w:rsidR="00AD683F" w:rsidRPr="009B2632">
        <w:t xml:space="preserve"> fel</w:t>
      </w:r>
      <w:r w:rsidRPr="009B2632">
        <w:t xml:space="preserve"> a </w:t>
      </w:r>
      <w:r w:rsidR="00AD683F" w:rsidRPr="009B2632">
        <w:t>szekvenciális kvadratikus programozást. A módszert később</w:t>
      </w:r>
      <w:r w:rsidR="00A91536">
        <w:t xml:space="preserve"> </w:t>
      </w:r>
      <w:r w:rsidR="00AD683F" w:rsidRPr="009B2632">
        <w:t>Han (1975) és Powell (1977) is sajátjaként mutatja be. 1984-ben Karmarkar lineáris programozási problémákhoz kifejlesztett polinomiális idejű</w:t>
      </w:r>
      <w:r w:rsidR="00AD683F" w:rsidRPr="00AD683F">
        <w:rPr>
          <w:color w:val="000000"/>
          <w:sz w:val="27"/>
          <w:szCs w:val="27"/>
          <w:shd w:val="clear" w:color="auto" w:fill="FFFFFF"/>
        </w:rPr>
        <w:t xml:space="preserve"> </w:t>
      </w:r>
      <w:r w:rsidR="00AD683F" w:rsidRPr="009B2632">
        <w:t xml:space="preserve">algoritmusa fellendülést hoz a belső pont módszerek használatában. Az 1960-70-es években kialakuló </w:t>
      </w:r>
      <w:r w:rsidR="005260F0" w:rsidRPr="009B2632">
        <w:t>komplexitás elmélet</w:t>
      </w:r>
      <w:r w:rsidR="00AD683F" w:rsidRPr="009B2632">
        <w:t xml:space="preserve"> érezhető hatást gyakorol az optimalizálás területén végzett kutatásokon. Az 1980-as évektől elérhetővé váló egyre olcsóbb és hatékonyabb számítógépek a globális optimalizálás és a nagyméretű problémák </w:t>
      </w:r>
      <w:r w:rsidR="00AD683F" w:rsidRPr="009B2632">
        <w:lastRenderedPageBreak/>
        <w:t>megoldására tereli a hangsúlyt. Az 1990-es években a belső pont módszereket kiterjesztik a szemidefinit optimalizálás területére.</w:t>
      </w:r>
    </w:p>
    <w:p w14:paraId="2024BB4C" w14:textId="77777777" w:rsidR="00F76177" w:rsidRDefault="00F76177" w:rsidP="009B3C9E">
      <w:pPr>
        <w:pStyle w:val="Cmsor2"/>
      </w:pPr>
      <w:bookmarkStart w:id="29" w:name="_Toc417059526"/>
      <w:r>
        <w:t xml:space="preserve">Matematikai </w:t>
      </w:r>
      <w:r w:rsidR="007C794E">
        <w:t>optimalizálási</w:t>
      </w:r>
      <w:r>
        <w:t xml:space="preserve"> feladat</w:t>
      </w:r>
      <w:bookmarkEnd w:id="29"/>
    </w:p>
    <w:p w14:paraId="3C3214C6" w14:textId="77777777" w:rsidR="007C794E" w:rsidRDefault="007C794E" w:rsidP="00535021">
      <w:pPr>
        <w:pStyle w:val="ThesisSzvegElsBekezds"/>
      </w:pPr>
      <w:r>
        <w:t>A matematikában és a számítástudományban optimalizálási problémának nevezünk egy feladatot, ha a cél egy probléma lehetséges megoldásai közül a legjobbat kiválasztani. Egy optimalizálási feladat a következő formában írható fel:</w:t>
      </w:r>
    </w:p>
    <w:p w14:paraId="6853B250" w14:textId="77777777" w:rsidR="007C794E" w:rsidRDefault="00870398" w:rsidP="007C794E">
      <w:pPr>
        <w:pStyle w:val="ThesisSzveg"/>
        <w:rPr>
          <w:rFonts w:eastAsiaTheme="minorEastAsia"/>
        </w:rPr>
      </w:pPr>
      <w:r>
        <w:t xml:space="preserve">Adott egy </w:t>
      </w:r>
      <m:oMath>
        <m:r>
          <w:rPr>
            <w:rFonts w:ascii="Cambria Math" w:hAnsi="Cambria Math"/>
          </w:rPr>
          <m:t>f:A→</m:t>
        </m:r>
        <m:r>
          <m:rPr>
            <m:sty m:val="b"/>
          </m:rPr>
          <w:rPr>
            <w:rFonts w:ascii="Cambria Math" w:eastAsiaTheme="minorEastAsia" w:hAnsi="Cambria Math"/>
          </w:rPr>
          <m:t>R</m:t>
        </m:r>
      </m:oMath>
      <w:r>
        <w:rPr>
          <w:rFonts w:eastAsiaTheme="minorEastAsia"/>
        </w:rPr>
        <w:t xml:space="preserve"> függvény, ami az </w:t>
      </w:r>
      <w:r w:rsidRPr="00870398">
        <w:rPr>
          <w:rFonts w:eastAsiaTheme="minorEastAsia"/>
          <w:i/>
        </w:rPr>
        <w:t>A</w:t>
      </w:r>
      <w:r>
        <w:rPr>
          <w:rFonts w:eastAsiaTheme="minorEastAsia"/>
          <w:i/>
        </w:rPr>
        <w:t xml:space="preserve"> </w:t>
      </w:r>
      <w:r>
        <w:rPr>
          <w:rFonts w:eastAsiaTheme="minorEastAsia"/>
        </w:rPr>
        <w:t>halmazból a valós számokba képez</w:t>
      </w:r>
    </w:p>
    <w:p w14:paraId="6DECA4B7" w14:textId="77777777" w:rsidR="00870398" w:rsidRDefault="00870398" w:rsidP="007C794E">
      <w:pPr>
        <w:pStyle w:val="ThesisSzveg"/>
        <w:rPr>
          <w:rFonts w:eastAsiaTheme="minorEastAsia"/>
        </w:rPr>
      </w:pPr>
      <w:r>
        <w:t xml:space="preserve">Keressük </w:t>
      </w:r>
      <w:r w:rsidRPr="00870398">
        <w:rPr>
          <w:i/>
        </w:rPr>
        <w:t>x</w:t>
      </w:r>
      <w:r w:rsidRPr="00870398">
        <w:rPr>
          <w:i/>
          <w:vertAlign w:val="subscript"/>
        </w:rPr>
        <w:t>0</w:t>
      </w:r>
      <w:r>
        <w:t xml:space="preserve">-t úgy, hogy </w:t>
      </w:r>
      <m:oMath>
        <m:r>
          <w:rPr>
            <w:rFonts w:ascii="Cambria Math" w:hAnsi="Cambria Math"/>
          </w:rPr>
          <m:t>∀x∈A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≤f(x)</m:t>
        </m:r>
      </m:oMath>
      <w:r>
        <w:rPr>
          <w:rFonts w:eastAsiaTheme="minorEastAsia"/>
        </w:rPr>
        <w:t xml:space="preserve"> minimalizálás vagy </w:t>
      </w:r>
      <m:oMath>
        <m:r>
          <w:rPr>
            <w:rFonts w:ascii="Cambria Math" w:eastAsiaTheme="minorEastAsia" w:hAnsi="Cambria Math"/>
          </w:rPr>
          <m:t>∀x∈A |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≥f(x)</m:t>
        </m:r>
      </m:oMath>
      <w:r>
        <w:rPr>
          <w:rFonts w:eastAsiaTheme="minorEastAsia"/>
        </w:rPr>
        <w:t xml:space="preserve"> maximalizálás esetén.</w:t>
      </w:r>
    </w:p>
    <w:p w14:paraId="2A77F1C6" w14:textId="77777777" w:rsidR="00491449" w:rsidRDefault="00491449" w:rsidP="007C794E">
      <w:pPr>
        <w:pStyle w:val="ThesisSzveg"/>
        <w:rPr>
          <w:rFonts w:eastAsiaTheme="minorEastAsia"/>
        </w:rPr>
      </w:pPr>
      <w:r>
        <w:rPr>
          <w:rFonts w:eastAsiaTheme="minorEastAsia"/>
        </w:rPr>
        <w:t xml:space="preserve">A fenti formulával sok, valós életbeli probléma általánosan modellezhető. A fizika illetve a gépi látás területén a fenti formulát az energiaminimalizálás modellezésére használják, ahol </w:t>
      </w:r>
      <w:r>
        <w:rPr>
          <w:rFonts w:eastAsiaTheme="minorEastAsia"/>
          <w:i/>
        </w:rPr>
        <w:t>f</w:t>
      </w:r>
      <w:r>
        <w:rPr>
          <w:rFonts w:eastAsiaTheme="minorEastAsia"/>
        </w:rPr>
        <w:t xml:space="preserve"> a modellezett rendszer energiája.</w:t>
      </w:r>
    </w:p>
    <w:p w14:paraId="568304FB" w14:textId="77777777" w:rsidR="006A7FB4" w:rsidRDefault="003908DF" w:rsidP="007C794E">
      <w:pPr>
        <w:pStyle w:val="ThesisSzveg"/>
      </w:pPr>
      <w:r>
        <w:t xml:space="preserve">Az </w:t>
      </w:r>
      <w:r>
        <w:rPr>
          <w:i/>
        </w:rPr>
        <w:t>A</w:t>
      </w:r>
      <w:r>
        <w:t xml:space="preserve"> halmaz jellemzően az Euklidészi </w:t>
      </w:r>
      <m:oMath>
        <m:sSup>
          <m:sSupPr>
            <m:ctrlPr>
              <w:rPr>
                <w:rFonts w:ascii="Cambria Math" w:hAnsi="Cambria Math"/>
                <w:i/>
              </w:rPr>
            </m:ctrlPr>
          </m:sSupPr>
          <m:e>
            <m:r>
              <m:rPr>
                <m:sty m:val="b"/>
              </m:rPr>
              <w:rPr>
                <w:rFonts w:ascii="Cambria Math" w:hAnsi="Cambria Math"/>
              </w:rPr>
              <m:t>R</m:t>
            </m:r>
          </m:e>
          <m:sup>
            <m:r>
              <w:rPr>
                <w:rFonts w:ascii="Cambria Math" w:hAnsi="Cambria Math"/>
              </w:rPr>
              <m:t>n</m:t>
            </m:r>
          </m:sup>
        </m:sSup>
      </m:oMath>
      <w:r w:rsidRPr="003908DF">
        <w:t xml:space="preserve"> </w:t>
      </w:r>
      <w:r>
        <w:t xml:space="preserve">tér részhalmaza, ahol </w:t>
      </w:r>
      <w:r>
        <w:rPr>
          <w:i/>
        </w:rPr>
        <w:t>A</w:t>
      </w:r>
      <w:r>
        <w:t xml:space="preserve"> elemeinek egy sor egyenlőségi és egyenlőtlenségi feltételnek kell megfelelniük. </w:t>
      </w:r>
      <w:r>
        <w:rPr>
          <w:i/>
        </w:rPr>
        <w:t>A</w:t>
      </w:r>
      <w:r>
        <w:t xml:space="preserve"> az </w:t>
      </w:r>
      <w:r>
        <w:rPr>
          <w:i/>
        </w:rPr>
        <w:t>f</w:t>
      </w:r>
      <w:r>
        <w:t xml:space="preserve"> függvény értelmezési tartománya, más szavakkal a keresési terület vagy választási halmaz. </w:t>
      </w:r>
      <w:r>
        <w:rPr>
          <w:i/>
        </w:rPr>
        <w:t>A</w:t>
      </w:r>
      <w:r>
        <w:t xml:space="preserve"> elemeit lehetséges megoldásoknak nevezzük.</w:t>
      </w:r>
      <w:r w:rsidR="005E2101">
        <w:t xml:space="preserve"> Az </w:t>
      </w:r>
      <w:r w:rsidR="005E2101">
        <w:rPr>
          <w:i/>
        </w:rPr>
        <w:t>f</w:t>
      </w:r>
      <w:r w:rsidR="005E2101">
        <w:t xml:space="preserve"> függvénynek több elnevezése létezik. Általában célfüggvénynek nevezzük, minimalizálás esetén használatos a költségfüggvény, maximalizálás esetén a hasznossági függvény, egyes alkalmazási területeken az energiafüggvény elnevezés. Egy lehetséges megoldás</w:t>
      </w:r>
      <w:r w:rsidR="00404972">
        <w:t>t,</w:t>
      </w:r>
      <w:r w:rsidR="005E2101">
        <w:t xml:space="preserve"> ami minimalizálja vagy maximalizálja (céltól függően) a célfüggvényt optimális </w:t>
      </w:r>
      <w:r w:rsidR="00404972">
        <w:t>megoldásnak nevez</w:t>
      </w:r>
      <w:r w:rsidR="005E2101">
        <w:t>ü</w:t>
      </w:r>
      <w:r w:rsidR="00404972">
        <w:t>n</w:t>
      </w:r>
      <w:r w:rsidR="005E2101">
        <w:t>k.</w:t>
      </w:r>
    </w:p>
    <w:p w14:paraId="7B62F908" w14:textId="77777777" w:rsidR="00404972" w:rsidRDefault="00404972" w:rsidP="007C794E">
      <w:pPr>
        <w:pStyle w:val="ThesisSzveg"/>
      </w:pPr>
      <w:r>
        <w:t>A matematikában általános elfogadott, hogy minden optimalizálási problémát minimalizálásként kell felírni. Általánosságban, ha a</w:t>
      </w:r>
      <w:r w:rsidR="007D5753">
        <w:t xml:space="preserve"> </w:t>
      </w:r>
      <w:r>
        <w:t>célfüggvény és a</w:t>
      </w:r>
      <w:r w:rsidR="007D5753">
        <w:t xml:space="preserve"> megoldási halmaz nem konvex, a minimalizálási problémának több lokális minimuma is létezhet. Egy lokális minimum az az </w:t>
      </w:r>
      <w:r w:rsidR="007D5753">
        <w:rPr>
          <w:i/>
        </w:rPr>
        <w:t>x</w:t>
      </w:r>
      <w:r w:rsidR="007D5753">
        <w:rPr>
          <w:i/>
          <w:vertAlign w:val="superscript"/>
        </w:rPr>
        <w:t>*</w:t>
      </w:r>
      <w:r w:rsidR="007D5753">
        <w:t xml:space="preserve"> pont, aminek létezik </w:t>
      </w:r>
      <w:r w:rsidR="007D5753">
        <w:rPr>
          <w:rFonts w:eastAsiaTheme="minorEastAsia"/>
        </w:rPr>
        <w:t xml:space="preserve">olyan </w:t>
      </w:r>
      <m:oMath>
        <m:r>
          <w:rPr>
            <w:rFonts w:ascii="Cambria Math" w:hAnsi="Cambria Math"/>
          </w:rPr>
          <m:t>δ&gt;0</m:t>
        </m:r>
      </m:oMath>
      <w:r w:rsidR="007D5753">
        <w:t xml:space="preserve"> környezete ahol nem található nálánál kisebb érték. Formálisan:</w:t>
      </w:r>
    </w:p>
    <w:p w14:paraId="1EF89EAC" w14:textId="77777777" w:rsidR="007D5753" w:rsidRPr="007D5753" w:rsidRDefault="00261A3E" w:rsidP="007C794E">
      <w:pPr>
        <w:pStyle w:val="ThesisSzveg"/>
        <w:rPr>
          <w:rFonts w:eastAsiaTheme="minorEastAsia"/>
        </w:rPr>
      </w:pPr>
      <m:oMathPara>
        <m:oMath>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≤δ;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≤f(x)</m:t>
          </m:r>
        </m:oMath>
      </m:oMathPara>
    </w:p>
    <w:p w14:paraId="42EBDC37" w14:textId="77777777" w:rsidR="007D5753" w:rsidRDefault="00DB03C0" w:rsidP="007C794E">
      <w:pPr>
        <w:pStyle w:val="ThesisSzveg"/>
      </w:pPr>
      <w:r>
        <w:t>A lokális maximum a fenti formulához hasonlóan definiálható.</w:t>
      </w:r>
    </w:p>
    <w:p w14:paraId="6D6BF881" w14:textId="77777777" w:rsidR="00DB03C0" w:rsidRPr="007D5753" w:rsidRDefault="00DB03C0" w:rsidP="007C794E">
      <w:pPr>
        <w:pStyle w:val="ThesisSzveg"/>
      </w:pPr>
      <w:r>
        <w:lastRenderedPageBreak/>
        <w:t>A nagy számban jelen lévő nem-konvex problémákat megoldó algoritmusok nem tudnak különbséget tenni a lokális és globális minimum között, és a probléma megoldásának a helyi minimumot adják. Az alkalmazott matematika és a numerikus analízis globális optimalizálás ágazata foglalkozik olyan determinisztikus algoritmusok kifejlesztésével</w:t>
      </w:r>
      <w:r w:rsidR="008A2551">
        <w:t>,</w:t>
      </w:r>
      <w:r>
        <w:t xml:space="preserve"> amelyek véges időn belül képesek a </w:t>
      </w:r>
      <w:r w:rsidR="00A2099A">
        <w:t>valós minimális megoldáshoz konvergálni.</w:t>
      </w:r>
    </w:p>
    <w:p w14:paraId="6229547D" w14:textId="77777777" w:rsidR="00F76177" w:rsidRDefault="00F76177" w:rsidP="00F76177">
      <w:pPr>
        <w:pStyle w:val="Cmsor2"/>
      </w:pPr>
      <w:bookmarkStart w:id="30" w:name="_Toc417059527"/>
      <w:r>
        <w:t xml:space="preserve">Lineáris </w:t>
      </w:r>
      <w:r w:rsidR="00CC34DE">
        <w:t>optimalizálási</w:t>
      </w:r>
      <w:r>
        <w:t xml:space="preserve"> feladat</w:t>
      </w:r>
      <w:bookmarkEnd w:id="30"/>
    </w:p>
    <w:p w14:paraId="669B2157" w14:textId="77777777" w:rsidR="003507B2" w:rsidRDefault="00CC34DE" w:rsidP="00535021">
      <w:pPr>
        <w:pStyle w:val="ThesisSzvegElsBekezds"/>
      </w:pPr>
      <w:r>
        <w:t>A lineáris optimalizálás a matematikai optimalizálás egy speciális esete. A lineáris optimalizálás</w:t>
      </w:r>
      <w:r w:rsidR="00E45F61">
        <w:t xml:space="preserve"> módszerével megoldhatók </w:t>
      </w:r>
      <w:r w:rsidR="0045402E">
        <w:t>az</w:t>
      </w:r>
      <w:r w:rsidR="00E45F61">
        <w:t>on</w:t>
      </w:r>
      <w:r w:rsidR="0045402E">
        <w:t xml:space="preserve"> optimalizálás</w:t>
      </w:r>
      <w:r w:rsidR="00E45F61">
        <w:t>i feladatok, aho</w:t>
      </w:r>
      <w:r w:rsidR="0045402E">
        <w:t>l a c</w:t>
      </w:r>
      <w:r w:rsidR="00E45F61">
        <w:t xml:space="preserve">élfüggvény lineáris függvény és a korlátozások lineáris egyenlőségek vagy egyenlőtlenségek. A lineáris optimalizálási feladat megoldási halmaza egy konvex politóp, amit véges sok fél-tér határoz meg, melyek mindegyikét lineáris egyenlőtlenségek határoznak meg. </w:t>
      </w:r>
      <w:r w:rsidR="00DC6461">
        <w:t>A probléma célfüggvénye a</w:t>
      </w:r>
      <w:r w:rsidR="00E45F61">
        <w:t xml:space="preserve"> poliéderen értelmezett valós értékű </w:t>
      </w:r>
      <w:r w:rsidR="00DC6461">
        <w:t>affin transzformáció. A lineáris optimalizálási algoritmus a poliéderen keresi azt a pontot, ahol a célfüggvény értéke optimális.</w:t>
      </w:r>
    </w:p>
    <w:p w14:paraId="685AEFF4" w14:textId="77777777" w:rsidR="00691F77" w:rsidRDefault="00691F77" w:rsidP="00691F77">
      <w:pPr>
        <w:pStyle w:val="ThesisSzveg"/>
      </w:pPr>
      <w:r>
        <w:t>A lineáris programozási feladat</w:t>
      </w:r>
      <w:r w:rsidR="00ED7CFA">
        <w:t xml:space="preserve"> általános mátrix alakja a</w:t>
      </w:r>
      <w:r>
        <w:t xml:space="preserve"> következőképen írható fel:</w:t>
      </w:r>
    </w:p>
    <w:p w14:paraId="03B44C52" w14:textId="77777777" w:rsidR="00ED7CFA" w:rsidRPr="001D3E44" w:rsidRDefault="001D3E44" w:rsidP="00ED7CFA">
      <w:pPr>
        <w:pStyle w:val="ThesisSzveg"/>
        <w:rPr>
          <w:rFonts w:eastAsiaTheme="minorEastAsia"/>
        </w:rPr>
      </w:pPr>
      <m:oMathPara>
        <m:oMath>
          <m:r>
            <w:rPr>
              <w:rFonts w:ascii="Cambria Math" w:hAnsi="Cambria Math"/>
            </w:rPr>
            <m:t>x≥0</m:t>
          </m:r>
          <m:r>
            <m:rPr>
              <m:sty m:val="p"/>
            </m:rPr>
            <w:rPr>
              <w:rFonts w:ascii="Cambria Math" w:hAnsi="Cambria Math"/>
            </w:rPr>
            <w:br/>
          </m:r>
        </m:oMath>
        <m:oMath>
          <m:r>
            <w:rPr>
              <w:rFonts w:ascii="Cambria Math" w:eastAsiaTheme="minorEastAsia" w:hAnsi="Cambria Math"/>
            </w:rPr>
            <m:t>A∙x≥b</m:t>
          </m:r>
          <m:r>
            <m:rPr>
              <m:sty m:val="p"/>
            </m:rPr>
            <w:rPr>
              <w:rFonts w:ascii="Cambria Math" w:eastAsiaTheme="minorEastAsia" w:hAnsi="Cambria Math"/>
            </w:rPr>
            <w:br/>
          </m:r>
        </m:oMath>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∙x→min;</m:t>
          </m:r>
        </m:oMath>
      </m:oMathPara>
    </w:p>
    <w:p w14:paraId="36E08FC0" w14:textId="77777777" w:rsidR="001D3E44" w:rsidRDefault="001D3E44" w:rsidP="00ED7CFA">
      <w:pPr>
        <w:pStyle w:val="ThesisSzveg"/>
        <w:rPr>
          <w:rFonts w:eastAsiaTheme="minorEastAsia"/>
        </w:rPr>
      </w:pPr>
      <w:r>
        <w:rPr>
          <w:rFonts w:eastAsiaTheme="minorEastAsia"/>
        </w:rPr>
        <w:t>vagy másként:</w:t>
      </w:r>
    </w:p>
    <w:p w14:paraId="5FF787CC" w14:textId="77777777" w:rsidR="001D3E44" w:rsidRPr="00764BA5" w:rsidRDefault="00261A3E" w:rsidP="00ED7CFA">
      <w:pPr>
        <w:pStyle w:val="ThesisSzveg"/>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 Ax≥b,  x≥0</m:t>
                  </m:r>
                </m:e>
              </m:d>
            </m:e>
          </m:func>
          <m:r>
            <w:rPr>
              <w:rFonts w:ascii="Cambria Math" w:eastAsiaTheme="minorEastAsia" w:hAnsi="Cambria Math"/>
            </w:rPr>
            <m:t>,</m:t>
          </m:r>
        </m:oMath>
      </m:oMathPara>
    </w:p>
    <w:p w14:paraId="36218F27" w14:textId="429B4DBD" w:rsidR="00A91536" w:rsidRDefault="00764BA5" w:rsidP="00AA5DE9">
      <w:pPr>
        <w:pStyle w:val="ThesisSzveg"/>
        <w:rPr>
          <w:rFonts w:eastAsiaTheme="minorEastAsia"/>
        </w:rPr>
      </w:pPr>
      <w:r>
        <w:rPr>
          <w:rFonts w:eastAsiaTheme="minorEastAsia"/>
        </w:rPr>
        <w:t xml:space="preserve">ahol </w:t>
      </w:r>
      <m:oMath>
        <m:r>
          <w:rPr>
            <w:rFonts w:ascii="Cambria Math" w:eastAsiaTheme="minorEastAsia" w:hAnsi="Cambria Math"/>
          </w:rPr>
          <m:t>A∈</m:t>
        </m:r>
        <m:sSup>
          <m:sSupPr>
            <m:ctrlPr>
              <w:rPr>
                <w:rFonts w:ascii="Cambria Math" w:eastAsiaTheme="minorEastAsia" w:hAnsi="Cambria Math"/>
                <w:b/>
              </w:rPr>
            </m:ctrlPr>
          </m:sSupPr>
          <m:e>
            <m:r>
              <m:rPr>
                <m:sty m:val="b"/>
              </m:rPr>
              <w:rPr>
                <w:rFonts w:ascii="Cambria Math" w:eastAsiaTheme="minorEastAsia" w:hAnsi="Cambria Math"/>
              </w:rPr>
              <m:t>R</m:t>
            </m:r>
          </m:e>
          <m:sup>
            <m:r>
              <m:rPr>
                <m:sty m:val="bi"/>
              </m:rPr>
              <w:rPr>
                <w:rFonts w:ascii="Cambria Math" w:eastAsiaTheme="minorEastAsia" w:hAnsi="Cambria Math"/>
              </w:rPr>
              <m:t>m×n</m:t>
            </m:r>
          </m:sup>
        </m:sSup>
      </m:oMath>
      <w:r>
        <w:rPr>
          <w:rFonts w:eastAsiaTheme="minorEastAsia"/>
        </w:rPr>
        <w:t xml:space="preserve">, </w:t>
      </w:r>
      <m:oMath>
        <m:r>
          <w:rPr>
            <w:rFonts w:ascii="Cambria Math" w:eastAsiaTheme="minorEastAsia" w:hAnsi="Cambria Math"/>
          </w:rPr>
          <m:t>b∈</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w:t>
      </w:r>
      <m:oMath>
        <m:r>
          <w:rPr>
            <w:rFonts w:ascii="Cambria Math" w:eastAsiaTheme="minorEastAsia" w:hAnsi="Cambria Math"/>
          </w:rPr>
          <m:t>c,x∈</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 formulában </w:t>
      </w:r>
      <w:r>
        <w:rPr>
          <w:rFonts w:eastAsiaTheme="minorEastAsia"/>
          <w:i/>
        </w:rPr>
        <w:t>x</w:t>
      </w:r>
      <w:r>
        <w:rPr>
          <w:rFonts w:eastAsiaTheme="minorEastAsia"/>
        </w:rPr>
        <w:t xml:space="preserve"> a változók vektora, </w:t>
      </w:r>
      <w:r>
        <w:rPr>
          <w:rFonts w:eastAsiaTheme="minorEastAsia"/>
          <w:i/>
        </w:rPr>
        <w:t xml:space="preserve">c </w:t>
      </w:r>
      <w:r>
        <w:rPr>
          <w:rFonts w:eastAsiaTheme="minorEastAsia"/>
        </w:rPr>
        <w:t xml:space="preserve">a célfüggvény együtthatóinak vektora, </w:t>
      </w:r>
      <w:r>
        <w:rPr>
          <w:rFonts w:eastAsiaTheme="minorEastAsia"/>
          <w:i/>
        </w:rPr>
        <w:t>b</w:t>
      </w:r>
      <w:r w:rsidRPr="00764BA5">
        <w:rPr>
          <w:rFonts w:eastAsiaTheme="minorEastAsia"/>
        </w:rPr>
        <w:t xml:space="preserve"> </w:t>
      </w:r>
      <w:r>
        <w:rPr>
          <w:rFonts w:eastAsiaTheme="minorEastAsia"/>
        </w:rPr>
        <w:t xml:space="preserve">kapacitásvektor, </w:t>
      </w:r>
      <w:r>
        <w:rPr>
          <w:rFonts w:eastAsiaTheme="minorEastAsia"/>
          <w:i/>
        </w:rPr>
        <w:t>A</w:t>
      </w:r>
      <w:r w:rsidR="00D42989">
        <w:rPr>
          <w:rFonts w:eastAsiaTheme="minorEastAsia"/>
        </w:rPr>
        <w:t xml:space="preserve"> pedig a technikai</w:t>
      </w:r>
      <w:r>
        <w:rPr>
          <w:rFonts w:eastAsiaTheme="minorEastAsia"/>
        </w:rPr>
        <w:t xml:space="preserve"> együtthatómátrix.</w:t>
      </w:r>
      <w:r w:rsidR="00D42989">
        <w:rPr>
          <w:rFonts w:eastAsiaTheme="minorEastAsia"/>
        </w:rPr>
        <w:t xml:space="preserve"> Az </w:t>
      </w:r>
      <m:oMath>
        <m:r>
          <w:rPr>
            <w:rFonts w:ascii="Cambria Math" w:eastAsiaTheme="minorEastAsia" w:hAnsi="Cambria Math"/>
          </w:rPr>
          <m:t>Ax≥b</m:t>
        </m:r>
      </m:oMath>
      <w:r w:rsidR="00D42989">
        <w:rPr>
          <w:rFonts w:eastAsiaTheme="minorEastAsia"/>
        </w:rPr>
        <w:t xml:space="preserve"> és</w:t>
      </w:r>
      <m:oMath>
        <m:r>
          <w:rPr>
            <w:rFonts w:ascii="Cambria Math" w:eastAsiaTheme="minorEastAsia" w:hAnsi="Cambria Math"/>
          </w:rPr>
          <m:t xml:space="preserve"> x≥0</m:t>
        </m:r>
      </m:oMath>
      <w:r w:rsidR="00D42989">
        <w:rPr>
          <w:rFonts w:eastAsiaTheme="minorEastAsia"/>
        </w:rPr>
        <w:t xml:space="preserve"> korlátozások hat</w:t>
      </w:r>
      <w:r w:rsidR="00AA5DE9">
        <w:rPr>
          <w:rFonts w:eastAsiaTheme="minorEastAsia"/>
        </w:rPr>
        <w:t>ározzák meg azt a konv</w:t>
      </w:r>
      <w:r w:rsidR="00D42989">
        <w:rPr>
          <w:rFonts w:eastAsiaTheme="minorEastAsia"/>
        </w:rPr>
        <w:t xml:space="preserve">ex </w:t>
      </w:r>
      <w:r w:rsidR="005260F0">
        <w:rPr>
          <w:rFonts w:eastAsiaTheme="minorEastAsia"/>
        </w:rPr>
        <w:t>politópot,</w:t>
      </w:r>
      <w:r w:rsidR="00D42989">
        <w:rPr>
          <w:rFonts w:eastAsiaTheme="minorEastAsia"/>
        </w:rPr>
        <w:t xml:space="preserve"> ami felett az a célfüggvény optimalizálandó.</w:t>
      </w:r>
    </w:p>
    <w:p w14:paraId="407D902D" w14:textId="77777777" w:rsidR="00D42989" w:rsidRDefault="00A91536" w:rsidP="00AA5DE9">
      <w:pPr>
        <w:pStyle w:val="ThesisSzveg"/>
        <w:rPr>
          <w:rFonts w:eastAsiaTheme="minorEastAsia"/>
        </w:rPr>
      </w:pPr>
      <w:r>
        <w:rPr>
          <w:rFonts w:eastAsiaTheme="minorEastAsia"/>
        </w:rPr>
        <w:t xml:space="preserve">Az optimális megoldás létezése nem szükséges feltétel. Tekintsük a következő két korlátozást </w:t>
      </w:r>
      <w:r>
        <w:rPr>
          <w:rFonts w:eastAsiaTheme="minorEastAsia"/>
          <w:i/>
        </w:rPr>
        <w:t>x</w:t>
      </w:r>
      <w:r>
        <w:rPr>
          <w:rFonts w:eastAsiaTheme="minorEastAsia"/>
        </w:rPr>
        <w:t xml:space="preserve">-re: </w:t>
      </w:r>
      <m:oMath>
        <m:r>
          <w:rPr>
            <w:rFonts w:ascii="Cambria Math" w:hAnsi="Cambria Math"/>
          </w:rPr>
          <m:t>x≥2</m:t>
        </m:r>
      </m:oMath>
      <w:r>
        <w:rPr>
          <w:rFonts w:eastAsiaTheme="minorEastAsia"/>
        </w:rPr>
        <w:t xml:space="preserve"> és </w:t>
      </w:r>
      <m:oMath>
        <m:r>
          <w:rPr>
            <w:rFonts w:ascii="Cambria Math" w:hAnsi="Cambria Math"/>
          </w:rPr>
          <m:t>x≤1</m:t>
        </m:r>
      </m:oMath>
      <w:r>
        <w:rPr>
          <w:rFonts w:eastAsiaTheme="minorEastAsia"/>
        </w:rPr>
        <w:t xml:space="preserve">. Ez esetben a korlátozások által képzett tereknek nincs metszette, az optimalizálási feladat megoldhatatlan. Egy </w:t>
      </w:r>
      <w:r>
        <w:rPr>
          <w:rFonts w:eastAsiaTheme="minorEastAsia"/>
        </w:rPr>
        <w:lastRenderedPageBreak/>
        <w:t>másik példában feltételezzük, hogy a korlátozások által képzett polítóp korlátlan a célfüggvény gradiensének irányában (amely esetben a célfüggvény gradiense megegyezik a célfüggvény együttható vektorával). Ekkor belátható, hogy az optimális megoldás véges időn belül nem elérhető.</w:t>
      </w:r>
      <w:r w:rsidR="002E66E7">
        <w:rPr>
          <w:rFonts w:eastAsiaTheme="minorEastAsia"/>
        </w:rPr>
        <w:t xml:space="preserve"> Azonban a lineáris optimalizálás alaptétele kimondja, hogy ha egy lineáris problémának van opti</w:t>
      </w:r>
      <w:r w:rsidR="00201ACE">
        <w:rPr>
          <w:rFonts w:eastAsiaTheme="minorEastAsia"/>
        </w:rPr>
        <w:t>mális megoldása,</w:t>
      </w:r>
      <w:r w:rsidR="002E66E7">
        <w:rPr>
          <w:rFonts w:eastAsiaTheme="minorEastAsia"/>
        </w:rPr>
        <w:t xml:space="preserve"> akkor</w:t>
      </w:r>
      <w:r w:rsidR="00201ACE">
        <w:rPr>
          <w:rFonts w:eastAsiaTheme="minorEastAsia"/>
        </w:rPr>
        <w:t>,</w:t>
      </w:r>
      <w:r w:rsidR="002E66E7">
        <w:rPr>
          <w:rFonts w:eastAsiaTheme="minorEastAsia"/>
        </w:rPr>
        <w:t xml:space="preserve"> az megtalálható a konvex poliéder sarokpontjainak vizsgálatával.</w:t>
      </w:r>
    </w:p>
    <w:p w14:paraId="311EB166" w14:textId="51A6180F" w:rsidR="00443005" w:rsidRDefault="00443005" w:rsidP="00AA5DE9">
      <w:pPr>
        <w:pStyle w:val="ThesisSzveg"/>
        <w:rPr>
          <w:rFonts w:eastAsiaTheme="minorEastAsia"/>
        </w:rPr>
      </w:pPr>
      <w:r>
        <w:rPr>
          <w:rFonts w:eastAsiaTheme="minorEastAsia"/>
        </w:rPr>
        <w:t>A lineáris optimalizálási feladatok megoldására alapvetően három módszer kínálkozik. Az egyszerű, legfeljebb kétváltozós problémák megoldhatóak grafikus úton, míg a bonyolultabb feladatokhoz valamilyen Szimplex vagy belsőpontos módszert alkalmazó algoritmus használható.</w:t>
      </w:r>
    </w:p>
    <w:p w14:paraId="2D259955" w14:textId="1E84A1D2" w:rsidR="00F76177" w:rsidRDefault="00443005" w:rsidP="00D42989">
      <w:pPr>
        <w:pStyle w:val="Cmsor2"/>
      </w:pPr>
      <w:bookmarkStart w:id="31" w:name="_Toc417059528"/>
      <w:r>
        <w:t>Nemlineáris optimalizálási</w:t>
      </w:r>
      <w:r w:rsidR="00F76177">
        <w:t xml:space="preserve"> feladat</w:t>
      </w:r>
      <w:bookmarkEnd w:id="31"/>
    </w:p>
    <w:p w14:paraId="16782F64" w14:textId="74CB2EEA" w:rsidR="003507B2" w:rsidRDefault="00E14D8C" w:rsidP="00535021">
      <w:pPr>
        <w:pStyle w:val="ThesisSzvegElsBekezds"/>
      </w:pPr>
      <w:r>
        <w:t xml:space="preserve">Nemlineáris optimalizálásról beszélünk akkor, ha a megoldandó probléma egyenlőségekkel vagy egyenlőtlenségekkel korlátozott, valós értékű változókat alkalmaz, a cél maximalizálás vagy minimalizálás és a korlátozások vagy a célfüggvény bármelyike nemlineáris függvény. </w:t>
      </w:r>
      <w:r w:rsidR="00443005">
        <w:t>A nemline</w:t>
      </w:r>
      <w:r w:rsidR="00DC71BB">
        <w:t>áris optimalizálás</w:t>
      </w:r>
      <w:r w:rsidR="00443005">
        <w:t xml:space="preserve"> a lineáris opti</w:t>
      </w:r>
      <w:r>
        <w:t>malizálás</w:t>
      </w:r>
      <w:r w:rsidR="00443005">
        <w:t xml:space="preserve"> általánosítása.</w:t>
      </w:r>
    </w:p>
    <w:p w14:paraId="31D3CE1B" w14:textId="2596A878" w:rsidR="00DC71BB" w:rsidRDefault="00DC71BB" w:rsidP="00DC71BB">
      <w:pPr>
        <w:pStyle w:val="Cmsor2"/>
      </w:pPr>
      <w:bookmarkStart w:id="32" w:name="_Toc417059529"/>
      <w:r>
        <w:t>Alkalmazási területek</w:t>
      </w:r>
      <w:bookmarkEnd w:id="32"/>
    </w:p>
    <w:p w14:paraId="7A3A61EE" w14:textId="71C2C24C" w:rsidR="00DC71BB" w:rsidRPr="00DC71BB" w:rsidRDefault="00DC71BB" w:rsidP="00535021">
      <w:pPr>
        <w:pStyle w:val="ThesisSzvegElsBekezds"/>
      </w:pPr>
      <w:r>
        <w:t xml:space="preserve">A matematikai optimalizálás, azon belül a lineáris és nemlineáris optimalizálás széleskörűen alkalmazott világszerte, szinte minden tudományterületen és az iparban. Optimalizálási feladatok gyakran előfordulnak az operációkutatás, logisztika, közgazdaságtan, kémia és fizika területén. Ilyen jellemző problémák például a portfólió kiválasztás, </w:t>
      </w:r>
      <w:r w:rsidR="006C0662">
        <w:t>ellátás tervezés, ütemezés, fuvarozási és egyéb logisztikai problémák vagy a hálózattervezés.</w:t>
      </w:r>
    </w:p>
    <w:p w14:paraId="1BBEDD2E" w14:textId="77777777" w:rsidR="00E257D0" w:rsidRDefault="00E257D0" w:rsidP="00E257D0">
      <w:pPr>
        <w:pStyle w:val="ThesisSzveg"/>
      </w:pPr>
    </w:p>
    <w:p w14:paraId="0437FCFD" w14:textId="77777777" w:rsidR="00E257D0" w:rsidRPr="00E257D0" w:rsidRDefault="00E257D0" w:rsidP="00E257D0">
      <w:pPr>
        <w:pStyle w:val="ThesisSzveg"/>
        <w:sectPr w:rsidR="00E257D0" w:rsidRPr="00E257D0" w:rsidSect="00FD5FB2">
          <w:headerReference w:type="default" r:id="rId14"/>
          <w:headerReference w:type="first" r:id="rId15"/>
          <w:pgSz w:w="11907" w:h="16839" w:code="9"/>
          <w:pgMar w:top="1701" w:right="1701" w:bottom="1701" w:left="0" w:header="709" w:footer="709" w:gutter="2268"/>
          <w:cols w:space="708"/>
          <w:docGrid w:linePitch="360"/>
        </w:sectPr>
      </w:pPr>
    </w:p>
    <w:p w14:paraId="72F13020" w14:textId="77777777" w:rsidR="00D323D7" w:rsidRDefault="00E40DAB" w:rsidP="000C21EE">
      <w:pPr>
        <w:pStyle w:val="Cmsor1"/>
      </w:pPr>
      <w:bookmarkStart w:id="33" w:name="_Ref416281637"/>
      <w:bookmarkStart w:id="34" w:name="_Toc417059530"/>
      <w:r w:rsidRPr="00964772">
        <w:lastRenderedPageBreak/>
        <w:t>Ruby on Rails</w:t>
      </w:r>
      <w:bookmarkEnd w:id="33"/>
      <w:bookmarkEnd w:id="34"/>
    </w:p>
    <w:p w14:paraId="29D04100" w14:textId="48774B7A" w:rsidR="000726F6" w:rsidRDefault="00EA7F60" w:rsidP="00535021">
      <w:pPr>
        <w:pStyle w:val="ThesisSzvegElsBekezds"/>
      </w:pPr>
      <w:r>
        <w:t>A Ruby on Rails – röviden Rails – egy</w:t>
      </w:r>
      <w:r w:rsidR="005B57DF">
        <w:t xml:space="preserve"> közel 10 éves múltra visszatekintő</w:t>
      </w:r>
      <w:r w:rsidR="00817998">
        <w:t>, nyílt forrás</w:t>
      </w:r>
      <w:r w:rsidR="005B57DF">
        <w:t>kódú,</w:t>
      </w:r>
      <w:r>
        <w:t xml:space="preserve"> Ruby nyelven íródott</w:t>
      </w:r>
      <w:r w:rsidR="005B57DF">
        <w:t>,</w:t>
      </w:r>
      <w:r>
        <w:t xml:space="preserve"> webalkalmazások </w:t>
      </w:r>
      <w:r w:rsidR="00866F88">
        <w:t>készítésére alkal</w:t>
      </w:r>
      <w:r>
        <w:t>m</w:t>
      </w:r>
      <w:r w:rsidR="00866F88">
        <w:t>a</w:t>
      </w:r>
      <w:r>
        <w:t xml:space="preserve">s keretrendszer. </w:t>
      </w:r>
      <w:r w:rsidR="005B57DF">
        <w:t>Világszerte népszerű a fejlesztők körében és több neves weboldal is ezt a rendszert használja, úgy, mint a Twitter, a GitHub vagy a Shopify.</w:t>
      </w:r>
    </w:p>
    <w:p w14:paraId="352FE425" w14:textId="31BAC52E" w:rsidR="005B57DF" w:rsidRDefault="005B57DF" w:rsidP="005B57DF">
      <w:pPr>
        <w:pStyle w:val="ThesisSzveg"/>
      </w:pPr>
      <w:r>
        <w:t xml:space="preserve">David Heinemeier Hansson a 37signals számára készített projekt menedzsment rendszer fejlesztése közben alkotta meg a Rails keretrendszert. A keretrendszer első, nyílt forráskódú kiadása 2004-ben történt, Hansson azonban 2005 februárjáig nem adott változtatási jogot senkinek. Az 1.0 verzió 2005 decemberében került kiadásra. </w:t>
      </w:r>
      <w:r w:rsidR="008C3C38">
        <w:t xml:space="preserve">A jelenlegi legfrissebb verzió a 4.2.1, amely 2015 márciusában jelent meg. Érdekesség, hogy a keretrendszer bárki számára elérhető </w:t>
      </w:r>
      <w:r w:rsidR="008C3C38" w:rsidRPr="008C3C38">
        <w:rPr>
          <w:i/>
        </w:rPr>
        <w:t>repository</w:t>
      </w:r>
      <w:r w:rsidR="008C3C38">
        <w:t xml:space="preserve">-ja a GitHub-on böngészhető, amely szintén a Rails keretrendszert használja. A </w:t>
      </w:r>
      <w:r w:rsidR="008C3C38" w:rsidRPr="008C3C38">
        <w:rPr>
          <w:i/>
        </w:rPr>
        <w:t>repository</w:t>
      </w:r>
      <w:r w:rsidR="008C3C38">
        <w:t xml:space="preserve"> 2015 tavaszán több, mint 50.000 </w:t>
      </w:r>
      <w:r w:rsidR="008C3C38">
        <w:rPr>
          <w:i/>
        </w:rPr>
        <w:t>commit</w:t>
      </w:r>
      <w:r w:rsidR="008C3C38">
        <w:t xml:space="preserve">-ot, 259 kiadást és közel 2700 közreműködő fejlesztőt számlál. A keretrendszer már a kezdetektől hatalmas népszerűségre tett szert, igazi fénykorát 2005 és 2008 között élte. Bár a Python Django már 2006 óta </w:t>
      </w:r>
      <w:r w:rsidR="002E2DC9">
        <w:t xml:space="preserve">ellenfele és a Java alapú keretrendszerek mindig is népszerűbbek voltak nála az üzleti megrendelők között, a piaci részesedése a mai napig meghatározó. A 2010-es évektől a Node.js, a Laravel és egyéb divatos PHP és Javascript alapú keretrendszerek hasonló népszerűségi növekedést </w:t>
      </w:r>
      <w:r w:rsidR="00A95E01">
        <w:t>mutatnak, mint a Rails a 2000-es évek közepén, míg a Rails népszerűsége szinte megegyezik a Java alapú keretrendszerekkel.</w:t>
      </w:r>
    </w:p>
    <w:p w14:paraId="23976103" w14:textId="0CBD88CA" w:rsidR="00817998" w:rsidRPr="008C3C38" w:rsidRDefault="00817998" w:rsidP="005B57DF">
      <w:pPr>
        <w:pStyle w:val="ThesisSzveg"/>
      </w:pPr>
      <w:r>
        <w:t>A Rails egy szoftver könyvtár, amely a Ruby nyelv kiegészítése, és mint olyan, a RubyGem csomagkezelővel telepíthető, több más kiegészítővel együtt. A Rails a Ruby nyelvet kombinálja webes technológiákkal, úgy, mint HTML, CSS és Javascript. Működését tekintve szerveroldali megoldás.</w:t>
      </w:r>
    </w:p>
    <w:p w14:paraId="355A5CC4" w14:textId="77777777" w:rsidR="00E257D0" w:rsidRDefault="00E257D0" w:rsidP="00E257D0">
      <w:pPr>
        <w:pStyle w:val="ThesisSzveg"/>
      </w:pPr>
    </w:p>
    <w:p w14:paraId="66A594C8" w14:textId="77777777" w:rsidR="00E257D0" w:rsidRPr="00E257D0" w:rsidRDefault="00E257D0" w:rsidP="00E257D0">
      <w:pPr>
        <w:pStyle w:val="ThesisSzveg"/>
        <w:sectPr w:rsidR="00E257D0" w:rsidRPr="00E257D0" w:rsidSect="00FD5FB2">
          <w:headerReference w:type="default" r:id="rId16"/>
          <w:pgSz w:w="11907" w:h="16839" w:code="9"/>
          <w:pgMar w:top="1701" w:right="1701" w:bottom="1701" w:left="0" w:header="709" w:footer="709" w:gutter="2268"/>
          <w:cols w:space="708"/>
          <w:docGrid w:linePitch="360"/>
        </w:sectPr>
      </w:pPr>
    </w:p>
    <w:p w14:paraId="7949A4BA" w14:textId="77777777" w:rsidR="00E40DAB" w:rsidRPr="000C21EE" w:rsidRDefault="00E40DAB" w:rsidP="000C21EE">
      <w:pPr>
        <w:pStyle w:val="Cmsor1"/>
      </w:pPr>
      <w:bookmarkStart w:id="35" w:name="_Ref416280987"/>
      <w:bookmarkStart w:id="36" w:name="_Toc417059531"/>
      <w:r w:rsidRPr="000C21EE">
        <w:lastRenderedPageBreak/>
        <w:t>Specifikáció</w:t>
      </w:r>
      <w:bookmarkEnd w:id="35"/>
      <w:bookmarkEnd w:id="36"/>
    </w:p>
    <w:p w14:paraId="19417F3D" w14:textId="77777777" w:rsidR="00731836" w:rsidRDefault="00731836" w:rsidP="00535021">
      <w:pPr>
        <w:pStyle w:val="ThesisSzvegElsBekezds"/>
      </w:pPr>
      <w:r>
        <w:t xml:space="preserve">A feladat teljesítéséhez egy webalkalmazás tervezése és implementálása volt a cél. A webes technológia választásának oka, hogy a már megszokott és ismert szálláskereső portálokhoz hasonuljon. Ezen kívül az internetes platformra való fejlesztéssel lehet a legolcsóbban és leggyorsabban a legszélesebb felhasználói kört elérni. A manapság rendelkezésre álló úgynevezett </w:t>
      </w:r>
      <w:r w:rsidRPr="00731836">
        <w:rPr>
          <w:i/>
        </w:rPr>
        <w:t>responsive</w:t>
      </w:r>
      <w:r>
        <w:t>, magyarul alkalmazkodó web design-ok alkalmassá tesznek egy weboldalt arra, hogy egyszerre legyen áttekinthető és kezelhető minden képernyőméreten.</w:t>
      </w:r>
    </w:p>
    <w:p w14:paraId="00BB10D2" w14:textId="77777777" w:rsidR="00664C0E" w:rsidRPr="00746569" w:rsidRDefault="00664C0E" w:rsidP="00664C0E">
      <w:pPr>
        <w:pStyle w:val="Cmsor2"/>
      </w:pPr>
      <w:bookmarkStart w:id="37" w:name="_Ref416274789"/>
      <w:bookmarkStart w:id="38" w:name="_Toc417059532"/>
      <w:r>
        <w:t>Szereplők</w:t>
      </w:r>
      <w:bookmarkEnd w:id="37"/>
      <w:bookmarkEnd w:id="38"/>
    </w:p>
    <w:p w14:paraId="2380EA9C" w14:textId="77777777" w:rsidR="00664C0E" w:rsidRDefault="00664C0E" w:rsidP="00535021">
      <w:pPr>
        <w:pStyle w:val="ThesisSzvegElsBekezds"/>
      </w:pPr>
      <w:r>
        <w:t>A tervezett rendszerben négy felhasználói szerepkör különül el, amelyek a következők:</w:t>
      </w:r>
    </w:p>
    <w:p w14:paraId="23B51D7E" w14:textId="77777777" w:rsidR="00664C0E" w:rsidRDefault="00664C0E" w:rsidP="00664C0E">
      <w:pPr>
        <w:pStyle w:val="ThesisSzveg"/>
        <w:numPr>
          <w:ilvl w:val="0"/>
          <w:numId w:val="10"/>
        </w:numPr>
        <w:ind w:left="1134" w:hanging="447"/>
      </w:pPr>
      <w:r w:rsidRPr="003E5879">
        <w:rPr>
          <w:b/>
        </w:rPr>
        <w:t>Látogató</w:t>
      </w:r>
      <w:r w:rsidRPr="003E5879">
        <w:t>: bejelentkezés nélkül böngészi a portál publikus tartalmát.</w:t>
      </w:r>
    </w:p>
    <w:p w14:paraId="7639404D" w14:textId="77777777" w:rsidR="00664C0E" w:rsidRDefault="00664C0E" w:rsidP="00664C0E">
      <w:pPr>
        <w:pStyle w:val="ThesisSzveg"/>
        <w:numPr>
          <w:ilvl w:val="0"/>
          <w:numId w:val="10"/>
        </w:numPr>
        <w:ind w:left="1134" w:hanging="447"/>
      </w:pPr>
      <w:r w:rsidRPr="003E5879">
        <w:rPr>
          <w:b/>
        </w:rPr>
        <w:t>Szálláskereső</w:t>
      </w:r>
      <w:r w:rsidRPr="003E5879">
        <w:t>: bejelentkezés után szobát keres és foglal</w:t>
      </w:r>
    </w:p>
    <w:p w14:paraId="0D64C426" w14:textId="77777777" w:rsidR="00664C0E" w:rsidRDefault="00664C0E" w:rsidP="00664C0E">
      <w:pPr>
        <w:pStyle w:val="ThesisSzveg"/>
        <w:numPr>
          <w:ilvl w:val="0"/>
          <w:numId w:val="10"/>
        </w:numPr>
        <w:ind w:left="1134" w:hanging="447"/>
      </w:pPr>
      <w:r w:rsidRPr="003E5879">
        <w:rPr>
          <w:b/>
        </w:rPr>
        <w:t>Szállásadó</w:t>
      </w:r>
      <w:r w:rsidRPr="003E5879">
        <w:t>: bejelentkezés után szobákat hirdet, foglalásokat kezel</w:t>
      </w:r>
    </w:p>
    <w:p w14:paraId="6DC58C8A" w14:textId="77777777" w:rsidR="00664C0E" w:rsidRPr="00664C0E" w:rsidRDefault="00664C0E" w:rsidP="00664C0E">
      <w:pPr>
        <w:pStyle w:val="ThesisSzveg"/>
        <w:numPr>
          <w:ilvl w:val="0"/>
          <w:numId w:val="10"/>
        </w:numPr>
        <w:ind w:left="1134" w:hanging="447"/>
      </w:pPr>
      <w:r w:rsidRPr="003E5879">
        <w:rPr>
          <w:b/>
        </w:rPr>
        <w:t>Adminisztrátor</w:t>
      </w:r>
      <w:r w:rsidRPr="003E5879">
        <w:t>: bejelentkezés után a rendszer törzsadatait és beállításait kezeli</w:t>
      </w:r>
    </w:p>
    <w:p w14:paraId="4EAD86D0" w14:textId="77777777" w:rsidR="00E40DAB" w:rsidRDefault="00731836" w:rsidP="000C21EE">
      <w:pPr>
        <w:pStyle w:val="Cmsor2"/>
      </w:pPr>
      <w:bookmarkStart w:id="39" w:name="_Toc417059533"/>
      <w:r w:rsidRPr="000C21EE">
        <w:t>Funkcionális</w:t>
      </w:r>
      <w:r>
        <w:t xml:space="preserve"> </w:t>
      </w:r>
      <w:r w:rsidRPr="000C21EE">
        <w:t>k</w:t>
      </w:r>
      <w:r w:rsidR="00E40DAB" w:rsidRPr="000C21EE">
        <w:t>övetelmények</w:t>
      </w:r>
      <w:bookmarkEnd w:id="39"/>
    </w:p>
    <w:p w14:paraId="7219BCFD" w14:textId="77777777" w:rsidR="006119CE" w:rsidRDefault="006119CE" w:rsidP="00535021">
      <w:pPr>
        <w:pStyle w:val="ThesisSzvegElsBekezds"/>
      </w:pPr>
      <w:r>
        <w:t>A fejezet a webalkalmazással szemben támasztott követelményeket és elvárásokat taglalja.</w:t>
      </w:r>
    </w:p>
    <w:p w14:paraId="60743789" w14:textId="77777777" w:rsidR="008C5264" w:rsidRDefault="008C5264" w:rsidP="008C5264">
      <w:pPr>
        <w:pStyle w:val="Cmsor3"/>
      </w:pPr>
      <w:bookmarkStart w:id="40" w:name="_Ref416275175"/>
      <w:bookmarkStart w:id="41" w:name="_Toc417059534"/>
      <w:r>
        <w:t>Felhasználói fiókok</w:t>
      </w:r>
      <w:bookmarkEnd w:id="40"/>
      <w:bookmarkEnd w:id="41"/>
    </w:p>
    <w:p w14:paraId="658365E6" w14:textId="77777777" w:rsidR="008C5264" w:rsidRPr="008C5264" w:rsidRDefault="008C5264" w:rsidP="00535021">
      <w:pPr>
        <w:pStyle w:val="ThesisSzvegElsBekezds"/>
      </w:pPr>
      <w:r>
        <w:t xml:space="preserve">A rendszernek tudnia kell kezelnie az </w:t>
      </w:r>
      <w:r>
        <w:fldChar w:fldCharType="begin"/>
      </w:r>
      <w:r>
        <w:instrText xml:space="preserve"> REF _Ref416274789 \r \h </w:instrText>
      </w:r>
      <w:r>
        <w:fldChar w:fldCharType="separate"/>
      </w:r>
      <w:r w:rsidR="00B65813">
        <w:t>5.1</w:t>
      </w:r>
      <w:r>
        <w:fldChar w:fldCharType="end"/>
      </w:r>
      <w:r>
        <w:t>-ben meghatározott felhasználói szerepköröket. Minden bejelentkezéshez kötött szerepkörnek tudnia kell regisztrálni, bejelentkezni és kijelentkezni a rendszerből. Adminisztrátort csak adminisztrátor regisztrálhat. A rendszernek tudnia kell szerepkörökként eltérő tartalmat megjeleníteni.</w:t>
      </w:r>
    </w:p>
    <w:p w14:paraId="7CE90E4E" w14:textId="77777777" w:rsidR="00731836" w:rsidRDefault="00746569" w:rsidP="00746569">
      <w:pPr>
        <w:pStyle w:val="Cmsor3"/>
      </w:pPr>
      <w:bookmarkStart w:id="42" w:name="_Toc417059535"/>
      <w:r>
        <w:t>Szobák szűrése</w:t>
      </w:r>
      <w:bookmarkEnd w:id="42"/>
    </w:p>
    <w:p w14:paraId="13D6B9CE" w14:textId="77777777" w:rsidR="00746569" w:rsidRPr="00746569" w:rsidRDefault="00746569" w:rsidP="00535021">
      <w:pPr>
        <w:pStyle w:val="ThesisSzvegElsBekezds"/>
      </w:pPr>
      <w:r>
        <w:t xml:space="preserve">A látogatónak és a szálláskeresőnek lehetőséget kell biztosítani a szobák szűrésére. A szűrési feltételek között szerepelnie kell a </w:t>
      </w:r>
      <w:r w:rsidR="00DC2762">
        <w:t xml:space="preserve">szálláshely szolgáltatásainak, a szoba </w:t>
      </w:r>
      <w:r w:rsidR="00DC2762">
        <w:lastRenderedPageBreak/>
        <w:t>felszereltségének, a szoba elérhetőségét jelző kezdő- és végdátumnak, a szoba típusát jelző ágyak számának valamint a városnak.</w:t>
      </w:r>
    </w:p>
    <w:p w14:paraId="2FA2C3DE" w14:textId="77777777" w:rsidR="00746569" w:rsidRDefault="00746569" w:rsidP="00746569">
      <w:pPr>
        <w:pStyle w:val="Cmsor3"/>
      </w:pPr>
      <w:bookmarkStart w:id="43" w:name="_Toc417059536"/>
      <w:r>
        <w:t>Szobafoglalás</w:t>
      </w:r>
      <w:bookmarkEnd w:id="43"/>
    </w:p>
    <w:p w14:paraId="1240DFB0" w14:textId="77777777" w:rsidR="00746569" w:rsidRDefault="00DC2762" w:rsidP="00535021">
      <w:pPr>
        <w:pStyle w:val="ThesisSzvegElsBekezds"/>
      </w:pPr>
      <w:r>
        <w:t>A szálláskereső csak a kiválasztott időszakban</w:t>
      </w:r>
      <w:r w:rsidR="00B35EA3">
        <w:t xml:space="preserve"> a rendszerben</w:t>
      </w:r>
      <w:r>
        <w:t xml:space="preserve"> elérhetőként nyilvántartott szobákat foglalhatja le. </w:t>
      </w:r>
      <w:r w:rsidR="00213230">
        <w:t>A foglalás véglegesítése előtt a szálláskeresőnek minden vendég adatát meg kell adnia.</w:t>
      </w:r>
    </w:p>
    <w:p w14:paraId="5DD213B7" w14:textId="77777777" w:rsidR="00213230" w:rsidRDefault="00213230" w:rsidP="00213230">
      <w:pPr>
        <w:pStyle w:val="ThesisSzveg"/>
      </w:pPr>
      <w:r>
        <w:t>A szobafoglalásról minden szállásadónak egyénileg kell visszajelzést készítenie. A szobafoglalást el lehet fogadni és vissza lehet utasítani. Egy foglalás akkor tekinthető teljesíthetőnek, ha minden szállásadó pozitív visszajelzést küldött. A foglalás nem teljesíthető, ha legalább egy szállásadó negatív visszajelzést küldött.</w:t>
      </w:r>
    </w:p>
    <w:p w14:paraId="5F4B36D5" w14:textId="77777777" w:rsidR="00213230" w:rsidRDefault="00213230" w:rsidP="00213230">
      <w:pPr>
        <w:pStyle w:val="ThesisSzveg"/>
      </w:pPr>
      <w:r>
        <w:t>A szobafoglalások a szálláskereső és a szállásadó részéről is bármikor visszakereshetők és megtekinthetők.</w:t>
      </w:r>
    </w:p>
    <w:p w14:paraId="63838409" w14:textId="77777777" w:rsidR="00832F53" w:rsidRDefault="00832F53" w:rsidP="00832F53">
      <w:pPr>
        <w:pStyle w:val="Cmsor3"/>
      </w:pPr>
      <w:bookmarkStart w:id="44" w:name="_Toc417059537"/>
      <w:r>
        <w:t>Értékelés</w:t>
      </w:r>
      <w:bookmarkEnd w:id="44"/>
    </w:p>
    <w:p w14:paraId="476D345F" w14:textId="77777777" w:rsidR="00832F53" w:rsidRDefault="00832F53" w:rsidP="00535021">
      <w:pPr>
        <w:pStyle w:val="ThesisSzvegElsBekezds"/>
      </w:pPr>
      <w:r>
        <w:t>A teljesült szobafoglalások esetén, az utazás befejező dátumát követően a szálláskereső értékelheti a meglátogatott szálláshelyeket.</w:t>
      </w:r>
    </w:p>
    <w:p w14:paraId="437EF7F4" w14:textId="77777777" w:rsidR="00832F53" w:rsidRDefault="00832F53" w:rsidP="00832F53">
      <w:pPr>
        <w:pStyle w:val="Cmsor3"/>
      </w:pPr>
      <w:bookmarkStart w:id="45" w:name="_Toc417059538"/>
      <w:r>
        <w:t>Intelligens keresés</w:t>
      </w:r>
      <w:bookmarkEnd w:id="45"/>
    </w:p>
    <w:p w14:paraId="78FB2481" w14:textId="77777777" w:rsidR="00832F53" w:rsidRPr="00832F53" w:rsidRDefault="00832F53" w:rsidP="00535021">
      <w:pPr>
        <w:pStyle w:val="ThesisSzvegElsBekezds"/>
      </w:pPr>
      <w:r>
        <w:t>Az intelligens keresés funkció ár és távolság, vagy ezek kombinációja szerint képes automatikus ajánlást készíteni. A választható szempontok mellett figyelembe kell vennie a szálláshelyek értékeléseit és törekednie kell a jobb értékelésűek ajánlására.</w:t>
      </w:r>
    </w:p>
    <w:p w14:paraId="55B45309" w14:textId="77777777" w:rsidR="00746569" w:rsidRDefault="00746569" w:rsidP="00746569">
      <w:pPr>
        <w:pStyle w:val="Cmsor3"/>
      </w:pPr>
      <w:bookmarkStart w:id="46" w:name="_Toc417059539"/>
      <w:r>
        <w:t>Törzsadatok</w:t>
      </w:r>
      <w:bookmarkEnd w:id="46"/>
    </w:p>
    <w:p w14:paraId="01E268F3" w14:textId="77777777" w:rsidR="00746569" w:rsidRDefault="00B35EA3" w:rsidP="00535021">
      <w:pPr>
        <w:pStyle w:val="ThesisSzvegElsBekezds"/>
      </w:pPr>
      <w:r>
        <w:t>Az adminisztrátornak a rendszerben megjelenő törzsadatokat tudnia kell szerkeszteni és bővíteni.</w:t>
      </w:r>
    </w:p>
    <w:p w14:paraId="65E0DC3C" w14:textId="77777777" w:rsidR="00D1044B" w:rsidRDefault="00D1044B" w:rsidP="00D1044B">
      <w:pPr>
        <w:pStyle w:val="Cmsor3"/>
      </w:pPr>
      <w:bookmarkStart w:id="47" w:name="_Toc417059540"/>
      <w:r>
        <w:t>Tartós címek</w:t>
      </w:r>
      <w:bookmarkEnd w:id="47"/>
    </w:p>
    <w:p w14:paraId="7E6DDF35" w14:textId="77777777" w:rsidR="00D1044B" w:rsidRPr="00D1044B" w:rsidRDefault="00D1044B" w:rsidP="00535021">
      <w:pPr>
        <w:pStyle w:val="ThesisSzvegElsBekezds"/>
      </w:pPr>
      <w:r>
        <w:t>A rendszerben megjelenő oldalak címeit és a keresések eredményoldalaira mutató címeket úgy kell kialakítani, hogy azok bármikor újra meglátogathatóak és linkelhetőek legyenek.</w:t>
      </w:r>
    </w:p>
    <w:p w14:paraId="5818FD4C" w14:textId="77777777" w:rsidR="00731836" w:rsidRDefault="00731836" w:rsidP="00731836">
      <w:pPr>
        <w:pStyle w:val="Cmsor2"/>
        <w:rPr>
          <w:szCs w:val="24"/>
        </w:rPr>
      </w:pPr>
      <w:bookmarkStart w:id="48" w:name="_Toc417059541"/>
      <w:r w:rsidRPr="00964772">
        <w:rPr>
          <w:szCs w:val="24"/>
        </w:rPr>
        <w:t>Célcsoport</w:t>
      </w:r>
      <w:bookmarkEnd w:id="48"/>
    </w:p>
    <w:p w14:paraId="51BA2EFD" w14:textId="77777777" w:rsidR="000726F6" w:rsidRDefault="00F2524C" w:rsidP="00535021">
      <w:pPr>
        <w:pStyle w:val="ThesisSzvegElsBekezds"/>
      </w:pPr>
      <w:r>
        <w:t>A</w:t>
      </w:r>
      <w:r w:rsidR="004C5FFD">
        <w:t xml:space="preserve"> webalkal</w:t>
      </w:r>
      <w:r>
        <w:t>m</w:t>
      </w:r>
      <w:r w:rsidR="004C5FFD">
        <w:t>a</w:t>
      </w:r>
      <w:r>
        <w:t xml:space="preserve">zás felhasználói célcsoportjaként a szállásadó szerepkör részéről a jellemzően vidéki, alacsony kapacitású panziókat és apartmanokat azonosítottam. </w:t>
      </w:r>
      <w:r>
        <w:lastRenderedPageBreak/>
        <w:t>Számukra a rendszer ugyanúgy a foglalások egyszerű kezelhetőségét nyújtja, mint a szálláskeresők számára. A szálláskereső szerepkör szempontjából a célcsoport tagjaiként az iskolai kirándulásokat szervező osztályfőnök, a baráti társaságok, illetve az üzleti célból szállást kereső szervezőket tekintem.</w:t>
      </w:r>
    </w:p>
    <w:p w14:paraId="078F24B0" w14:textId="77777777" w:rsidR="00B92F11" w:rsidRPr="00B92F11" w:rsidRDefault="00B92F11" w:rsidP="00B92F11">
      <w:pPr>
        <w:pStyle w:val="ThesisSzveg"/>
        <w:sectPr w:rsidR="00B92F11" w:rsidRPr="00B92F11" w:rsidSect="00FD5FB2">
          <w:headerReference w:type="default" r:id="rId17"/>
          <w:pgSz w:w="11907" w:h="16839" w:code="9"/>
          <w:pgMar w:top="1701" w:right="1701" w:bottom="1701" w:left="0" w:header="709" w:footer="709" w:gutter="2268"/>
          <w:cols w:space="708"/>
          <w:docGrid w:linePitch="360"/>
        </w:sectPr>
      </w:pPr>
    </w:p>
    <w:p w14:paraId="6EA98CB4" w14:textId="77777777" w:rsidR="00D323D7" w:rsidRDefault="00D323D7" w:rsidP="000C21EE">
      <w:pPr>
        <w:pStyle w:val="Cmsor1"/>
      </w:pPr>
      <w:bookmarkStart w:id="49" w:name="_Toc417059542"/>
      <w:r w:rsidRPr="00964772">
        <w:lastRenderedPageBreak/>
        <w:t>Tervezés</w:t>
      </w:r>
      <w:bookmarkEnd w:id="49"/>
    </w:p>
    <w:p w14:paraId="7987CBB3" w14:textId="77777777" w:rsidR="00530FAE" w:rsidRPr="00530FAE" w:rsidRDefault="001B7E1A" w:rsidP="00535021">
      <w:pPr>
        <w:pStyle w:val="ThesisSzvegElsBekezds"/>
      </w:pPr>
      <w:r>
        <w:t>A fejezet a feladat megvalósításához szükséges tervezés eredményét mutatja be. A fejezet kitér az alkalmazásban megjelenő folyamatok tárgyalására, bemutatja az intelligens keresés m</w:t>
      </w:r>
      <w:r w:rsidR="002131AC">
        <w:t>űködéséhez szükséges optimalizálási</w:t>
      </w:r>
      <w:r>
        <w:t xml:space="preserve"> modelleket. A fejezet második felében a tervezett adatbázis entitásai és a megvalósítás során felhasznált technológiákról lesz szó.</w:t>
      </w:r>
    </w:p>
    <w:p w14:paraId="699E8B09" w14:textId="77777777" w:rsidR="00530FAE" w:rsidRDefault="00D323D7" w:rsidP="00530FAE">
      <w:pPr>
        <w:pStyle w:val="Cmsor2"/>
        <w:rPr>
          <w:szCs w:val="24"/>
        </w:rPr>
      </w:pPr>
      <w:bookmarkStart w:id="50" w:name="_Toc417059543"/>
      <w:r w:rsidRPr="00964772">
        <w:rPr>
          <w:szCs w:val="24"/>
        </w:rPr>
        <w:t>A rendszerben megjelenő fő folyamatok</w:t>
      </w:r>
      <w:bookmarkEnd w:id="50"/>
    </w:p>
    <w:p w14:paraId="0248BF9A" w14:textId="77777777" w:rsidR="00591A83" w:rsidRPr="00591A83" w:rsidRDefault="00591A83" w:rsidP="00535021">
      <w:pPr>
        <w:pStyle w:val="ThesisSzvegElsBekezds"/>
      </w:pPr>
      <w:r>
        <w:t>Ez a fejezet a rendszerben megjelenő fő interakciós és háttérfolyamatokat mutatja be.</w:t>
      </w:r>
    </w:p>
    <w:p w14:paraId="3BEB1691" w14:textId="77777777" w:rsidR="00965E6C" w:rsidRDefault="00965E6C" w:rsidP="00965E6C">
      <w:pPr>
        <w:pStyle w:val="Cmsor3"/>
      </w:pPr>
      <w:bookmarkStart w:id="51" w:name="_Toc417059544"/>
      <w:r w:rsidRPr="00964772">
        <w:t>Szobafoglalás</w:t>
      </w:r>
      <w:bookmarkEnd w:id="51"/>
    </w:p>
    <w:p w14:paraId="44CD852E" w14:textId="77777777" w:rsidR="00591A83" w:rsidRPr="00591A83" w:rsidRDefault="00591A83" w:rsidP="00535021">
      <w:pPr>
        <w:pStyle w:val="ThesisSzvegElsBekezds"/>
      </w:pPr>
      <w:r>
        <w:t>A szobafoglalás folyamatában a bejelentkezett szálláskereső valamelyik keresési mechanizmust választva feltölti a virtuális kosarát a foglalni kívánt szobákkal. A kosár feltöltése után a szálláskereső véglegesíti a foglalását, megadja a foglalásban részt vevő vendégek adatait és a foglalást elküldi.</w:t>
      </w:r>
      <w:r w:rsidR="00662DE1">
        <w:t xml:space="preserve"> Az alább</w:t>
      </w:r>
      <w:r w:rsidR="008D01FB">
        <w:t>i ábra a folyamat lépéseit rész</w:t>
      </w:r>
      <w:r w:rsidR="00662DE1">
        <w:t>l</w:t>
      </w:r>
      <w:r w:rsidR="008D01FB">
        <w:t>e</w:t>
      </w:r>
      <w:r w:rsidR="00662DE1">
        <w:t>tesen mutatja be.</w:t>
      </w:r>
    </w:p>
    <w:p w14:paraId="1B7B11A7" w14:textId="4B6DDADA" w:rsidR="00036A18" w:rsidRDefault="00261A3E" w:rsidP="00535021">
      <w:pPr>
        <w:pStyle w:val="ThesisSzvegElsBekezds"/>
      </w:pPr>
      <w:r>
        <w:object w:dxaOrig="8790" w:dyaOrig="5790" w14:anchorId="73849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6pt;height:258.75pt" o:ole="">
            <v:imagedata r:id="rId18" o:title=""/>
          </v:shape>
          <o:OLEObject Type="Link" ProgID="Visio.Drawing.15" ShapeID="_x0000_i1027" DrawAspect="Content" r:id="rId19" UpdateMode="Always">
            <o:LinkType>EnhancedMetaFile</o:LinkType>
            <o:LockedField>false</o:LockedField>
            <o:FieldCodes>\f 0</o:FieldCodes>
          </o:OLEObject>
        </w:object>
      </w:r>
    </w:p>
    <w:p w14:paraId="5B60E246" w14:textId="40EA75B5" w:rsidR="00A034AC" w:rsidRPr="00036A18"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w:t>
      </w:r>
      <w:r>
        <w:fldChar w:fldCharType="end"/>
      </w:r>
      <w:bookmarkStart w:id="52" w:name="_Toc416712453"/>
      <w:r w:rsidR="00036A18" w:rsidRPr="00036A18">
        <w:rPr>
          <w:noProof/>
        </w:rPr>
        <w:t xml:space="preserve"> </w:t>
      </w:r>
      <w:r w:rsidR="0033408E">
        <w:rPr>
          <w:noProof/>
        </w:rPr>
        <w:t xml:space="preserve">ábra </w:t>
      </w:r>
      <w:r w:rsidR="00036A18" w:rsidRPr="00036A18">
        <w:rPr>
          <w:noProof/>
        </w:rPr>
        <w:t>Szobafoglalás folyamata</w:t>
      </w:r>
      <w:bookmarkEnd w:id="52"/>
    </w:p>
    <w:p w14:paraId="2ED57085" w14:textId="77777777" w:rsidR="00965E6C" w:rsidRDefault="00965E6C" w:rsidP="00965E6C">
      <w:pPr>
        <w:pStyle w:val="Cmsor3"/>
      </w:pPr>
      <w:bookmarkStart w:id="53" w:name="_Toc417059545"/>
      <w:r w:rsidRPr="00964772">
        <w:lastRenderedPageBreak/>
        <w:t>Foglalás visszaigazolás</w:t>
      </w:r>
      <w:bookmarkEnd w:id="53"/>
    </w:p>
    <w:p w14:paraId="4D4A7708" w14:textId="77777777" w:rsidR="00662DE1" w:rsidRPr="00662DE1" w:rsidRDefault="00662DE1" w:rsidP="00535021">
      <w:pPr>
        <w:pStyle w:val="ThesisSzvegElsBekezds"/>
      </w:pPr>
      <w:r>
        <w:t>A rendszerbe érkező szobafoglalásokat a szállásadóknak külön-külön vissza kell igazolniuk. A foglalás állapota csak akkor változhat meg, ha minden szállásadó megtette visszajelzését.</w:t>
      </w:r>
      <w:r w:rsidR="00657979">
        <w:t xml:space="preserve"> Az alábbi ábra bemutatja a visszaigazolás folyamatát a foglalás szempontjából.</w:t>
      </w:r>
    </w:p>
    <w:p w14:paraId="3CC54A25" w14:textId="3FE12A39" w:rsidR="00036A18" w:rsidRDefault="00261A3E" w:rsidP="00535021">
      <w:pPr>
        <w:pStyle w:val="ThesisSzvegElsBekezds"/>
      </w:pPr>
      <w:r>
        <w:object w:dxaOrig="6015" w:dyaOrig="5280" w14:anchorId="410B5B67">
          <v:shape id="_x0000_i1028" type="#_x0000_t75" style="width:338.25pt;height:295.5pt" o:ole="">
            <v:imagedata r:id="rId20" o:title=""/>
          </v:shape>
          <o:OLEObject Type="Link" ProgID="Visio.Drawing.15" ShapeID="_x0000_i1028" DrawAspect="Content" r:id="rId21" UpdateMode="Always">
            <o:LinkType>EnhancedMetaFile</o:LinkType>
            <o:LockedField>false</o:LockedField>
            <o:FieldCodes>\f 0</o:FieldCodes>
          </o:OLEObject>
        </w:object>
      </w:r>
    </w:p>
    <w:p w14:paraId="77BA37EB" w14:textId="6E3E60D8" w:rsidR="00530FAE" w:rsidRPr="00036A18" w:rsidRDefault="00204AB3" w:rsidP="0033408E">
      <w:pPr>
        <w:pStyle w:val="ThesisKpalrs"/>
        <w:rPr>
          <w:sz w:val="28"/>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2</w:t>
      </w:r>
      <w:r>
        <w:fldChar w:fldCharType="end"/>
      </w:r>
      <w:bookmarkStart w:id="54" w:name="_Toc416712454"/>
      <w:r w:rsidR="0033408E">
        <w:t xml:space="preserve"> ábra</w:t>
      </w:r>
      <w:r w:rsidR="00036A18" w:rsidRPr="00036A18">
        <w:rPr>
          <w:noProof/>
        </w:rPr>
        <w:t xml:space="preserve"> Foglalás visszaigazolás folyamata</w:t>
      </w:r>
      <w:bookmarkEnd w:id="54"/>
    </w:p>
    <w:p w14:paraId="3E002157" w14:textId="77777777" w:rsidR="00657979" w:rsidRDefault="00657979" w:rsidP="00657979">
      <w:pPr>
        <w:pStyle w:val="ThesisSzveg"/>
      </w:pPr>
      <w:r>
        <w:t>Miután minden szállásadó visszaigazolta a rá vonatkozó szobákat, a rendszer új állapotba lépteti a foglalást. A foglalás teljesíthető állapotúvá válik, ha minden szállásadó pozitív visszajelzést adott. A foglalás nem teljesíthető állapotú lesz, ha legalább egy szállásadó negatív választ adott.</w:t>
      </w:r>
    </w:p>
    <w:p w14:paraId="260BE0E5" w14:textId="77777777" w:rsidR="00591A83" w:rsidRDefault="00591A83" w:rsidP="00591A83">
      <w:pPr>
        <w:pStyle w:val="Cmsor3"/>
      </w:pPr>
      <w:bookmarkStart w:id="55" w:name="_Toc417059546"/>
      <w:r>
        <w:t>Intelligens keresés</w:t>
      </w:r>
      <w:bookmarkEnd w:id="55"/>
    </w:p>
    <w:p w14:paraId="30BF8650" w14:textId="77777777" w:rsidR="00657979" w:rsidRPr="00657979" w:rsidRDefault="00657979" w:rsidP="00535021">
      <w:pPr>
        <w:pStyle w:val="ThesisSzvegElsBekezds"/>
      </w:pPr>
      <w:r>
        <w:t>Az intelligens keresés háttérfolyamatát a rendszer a szálláskereső által megadott keresési feltételek alapján végzi el. A folyamat lépéseit részletezi az alábbi ábra.</w:t>
      </w:r>
    </w:p>
    <w:p w14:paraId="3E906BBA" w14:textId="3ABB7045" w:rsidR="00036A18" w:rsidRDefault="00261A3E" w:rsidP="00535021">
      <w:pPr>
        <w:pStyle w:val="ThesisSzvegElsBekezds"/>
      </w:pPr>
      <w:r>
        <w:object w:dxaOrig="7695" w:dyaOrig="4260" w14:anchorId="6BBE539C">
          <v:shape id="_x0000_i1029" type="#_x0000_t75" style="width:389.25pt;height:3in" o:ole="">
            <v:imagedata r:id="rId22" o:title=""/>
          </v:shape>
          <o:OLEObject Type="Link" ProgID="Visio.Drawing.15" ShapeID="_x0000_i1029" DrawAspect="Content" r:id="rId23" UpdateMode="Always">
            <o:LinkType>EnhancedMetaFile</o:LinkType>
            <o:LockedField>false</o:LockedField>
            <o:FieldCodes>\f 0</o:FieldCodes>
          </o:OLEObject>
        </w:object>
      </w:r>
    </w:p>
    <w:p w14:paraId="45818F0B" w14:textId="5620477A" w:rsidR="00B50DD1" w:rsidRPr="00036A18" w:rsidRDefault="00204AB3" w:rsidP="0033408E">
      <w:pPr>
        <w:pStyle w:val="ThesisKpalrs"/>
        <w:rPr>
          <w:sz w:val="28"/>
          <w:szCs w:val="22"/>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3</w:t>
      </w:r>
      <w:r>
        <w:fldChar w:fldCharType="end"/>
      </w:r>
      <w:bookmarkStart w:id="56" w:name="_Toc416712455"/>
      <w:r w:rsidR="0033408E">
        <w:t xml:space="preserve"> ábra</w:t>
      </w:r>
      <w:r w:rsidR="00036A18" w:rsidRPr="00036A18">
        <w:t xml:space="preserve"> Intelligens keresés háttérfolyamata</w:t>
      </w:r>
      <w:bookmarkEnd w:id="56"/>
    </w:p>
    <w:p w14:paraId="165975FC" w14:textId="7B80D190" w:rsidR="00591A83" w:rsidRPr="00591A83" w:rsidRDefault="00657979" w:rsidP="00B50DD1">
      <w:pPr>
        <w:pStyle w:val="ThesisSzveg"/>
      </w:pPr>
      <w:r>
        <w:t>A rendszer nem tud közvetlenül kommu</w:t>
      </w:r>
      <w:r w:rsidR="00E626C9">
        <w:t>nikálni a nemlineáris feladatmegoldó eszközzel</w:t>
      </w:r>
      <w:r>
        <w:t xml:space="preserve"> ezért előbb a szűrési feltételek szerint kiválogatott szobák a</w:t>
      </w:r>
      <w:r w:rsidR="00974AB9">
        <w:t>lapján elkészíti az optimalizálás</w:t>
      </w:r>
      <w:r>
        <w:t>hoz szükséges adatmodellt és azt, az adatbázisból kiolvasott modellel együtt fájlba írja. Ezután parancssorból végzi a nemlineáris megoldó futását és az eredmények kiolvasását.</w:t>
      </w:r>
    </w:p>
    <w:p w14:paraId="011007FD" w14:textId="77777777" w:rsidR="00D323D7" w:rsidRDefault="00D323D7" w:rsidP="00E40DAB">
      <w:pPr>
        <w:pStyle w:val="Cmsor2"/>
        <w:rPr>
          <w:szCs w:val="24"/>
        </w:rPr>
      </w:pPr>
      <w:bookmarkStart w:id="57" w:name="_Ref416689743"/>
      <w:bookmarkStart w:id="58" w:name="_Ref416701623"/>
      <w:bookmarkStart w:id="59" w:name="_Ref416702238"/>
      <w:bookmarkStart w:id="60" w:name="_Toc417059547"/>
      <w:r w:rsidRPr="00964772">
        <w:rPr>
          <w:szCs w:val="24"/>
        </w:rPr>
        <w:t xml:space="preserve">Nemlineáris </w:t>
      </w:r>
      <w:r w:rsidR="00E67576">
        <w:rPr>
          <w:szCs w:val="24"/>
        </w:rPr>
        <w:t>optimalizálási</w:t>
      </w:r>
      <w:r w:rsidRPr="00964772">
        <w:rPr>
          <w:szCs w:val="24"/>
        </w:rPr>
        <w:t xml:space="preserve"> model</w:t>
      </w:r>
      <w:r w:rsidR="00A7689A">
        <w:rPr>
          <w:szCs w:val="24"/>
        </w:rPr>
        <w:t>l</w:t>
      </w:r>
      <w:bookmarkEnd w:id="57"/>
      <w:bookmarkEnd w:id="58"/>
      <w:bookmarkEnd w:id="59"/>
      <w:bookmarkEnd w:id="60"/>
    </w:p>
    <w:p w14:paraId="5F0F144E" w14:textId="77777777" w:rsidR="002922C9" w:rsidRDefault="00974AB9" w:rsidP="002922C9">
      <w:pPr>
        <w:pStyle w:val="ThesisSzveg"/>
      </w:pPr>
      <w:r>
        <w:t>A nemlineáris optimalizálás</w:t>
      </w:r>
      <w:r w:rsidR="00240B48">
        <w:t xml:space="preserve"> során a cél az, hogy </w:t>
      </w:r>
      <w:r w:rsidR="00D47E9D">
        <w:t xml:space="preserve">az </w:t>
      </w:r>
      <w:r w:rsidR="00240B48">
        <w:t>ár,</w:t>
      </w:r>
      <w:r w:rsidR="00D47E9D">
        <w:t xml:space="preserve"> a</w:t>
      </w:r>
      <w:r w:rsidR="00240B48">
        <w:t xml:space="preserve"> távolság, illetve</w:t>
      </w:r>
      <w:r w:rsidR="00D47E9D">
        <w:t xml:space="preserve"> a</w:t>
      </w:r>
      <w:r w:rsidR="00240B48">
        <w:t xml:space="preserve"> minőség szempontjából optimális megoldást kell találni. A minőség, vagyis a szobák a szálláshelytől örökölt értékelése minden modellben megjelenik, hiszen cél az is, hogy a szálláskereső számára nem csak racionálisan, de emocionálisan is elfogadható megoldást kínáljon a rendszer. Az ár és a távolság választható külön-külön és együttesen is. Tehát három különféle modellt kellett kialakítanom.</w:t>
      </w:r>
    </w:p>
    <w:p w14:paraId="608AD24C" w14:textId="77777777" w:rsidR="00240B48" w:rsidRDefault="00240B48" w:rsidP="002922C9">
      <w:pPr>
        <w:pStyle w:val="ThesisSzveg"/>
      </w:pPr>
      <w:r>
        <w:t xml:space="preserve">A modellek kialakítása során figyelembe kellett vennem, hogy a különböző szempontokhoz különböző nagyságrendű és szórású értékek tartoznak. Az ár jellemzően tízezres nagyságrendű érték. A távolság, amennyiben a keresés egy városra terjed ki a pár tíz kilométernél nem nagyobb, míg város meghatározása nélkül több száz kilométer is lehet. Az értékelés egy 1-től 10-ig terjedő skálán számított átlagos érték. A nemlineáris modellben a célfüggvény a kifejezés minimalizálására törekszik. Ezáltal belátható, hogy a nagyobb nagyságrendű </w:t>
      </w:r>
      <w:r>
        <w:lastRenderedPageBreak/>
        <w:t xml:space="preserve">értékektől fog függni a megoldás. Ez nem megfelelő, a megoldás szempontjából minden </w:t>
      </w:r>
      <w:r w:rsidR="006A5C5F">
        <w:t>szempontnak egyenlően kell teljesülnie.</w:t>
      </w:r>
    </w:p>
    <w:p w14:paraId="48B28A5F" w14:textId="77777777" w:rsidR="006A5C5F" w:rsidRDefault="006A5C5F" w:rsidP="002922C9">
      <w:pPr>
        <w:pStyle w:val="ThesisSzveg"/>
      </w:pPr>
      <w:r>
        <w:t>A különböző nagyságrendű értékeket két módszerrel tettem összehasonlíthatóvá. Az első módszerem az, hogy az ár és távolság értékeket nem közvetlenül használom fel az adatmodellben. Az adatmodellbe jegyzés előtt növekvő sorrendbe állítom őket, és minden különböző értéket 1-től egyesével növelve kategóriákba sorolom, ahogy az alábbi ábrákon is látható.</w:t>
      </w:r>
    </w:p>
    <w:p w14:paraId="04733369" w14:textId="77777777" w:rsidR="007A25F2" w:rsidRDefault="007A25F2" w:rsidP="00535021">
      <w:pPr>
        <w:pStyle w:val="ThesisSzvegElsBekezds"/>
      </w:pPr>
      <w:r>
        <w:object w:dxaOrig="9796" w:dyaOrig="600" w14:anchorId="7F9A75AA">
          <v:shape id="_x0000_i1025" type="#_x0000_t75" style="width:402.75pt;height:21.75pt" o:ole="">
            <v:imagedata r:id="rId24" o:title=""/>
          </v:shape>
          <o:OLEObject Type="Embed" ProgID="Visio.Drawing.15" ShapeID="_x0000_i1025" DrawAspect="Content" ObjectID="_1490813497" r:id="rId25"/>
        </w:object>
      </w:r>
    </w:p>
    <w:p w14:paraId="5287EEE7" w14:textId="57F11F5D" w:rsidR="007A25F2" w:rsidRPr="007A25F2"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4</w:t>
      </w:r>
      <w:r>
        <w:fldChar w:fldCharType="end"/>
      </w:r>
      <w:bookmarkStart w:id="61" w:name="_Toc416712456"/>
      <w:r w:rsidR="007A25F2" w:rsidRPr="007A25F2">
        <w:rPr>
          <w:noProof/>
        </w:rPr>
        <w:t xml:space="preserve"> </w:t>
      </w:r>
      <w:r w:rsidR="0033408E">
        <w:rPr>
          <w:noProof/>
        </w:rPr>
        <w:t xml:space="preserve">ábra </w:t>
      </w:r>
      <w:r w:rsidR="007A25F2" w:rsidRPr="007A25F2">
        <w:rPr>
          <w:noProof/>
        </w:rPr>
        <w:t>Árak kategorizálása</w:t>
      </w:r>
      <w:r w:rsidR="00D3792F">
        <w:rPr>
          <w:noProof/>
        </w:rPr>
        <w:t xml:space="preserve"> (Ft)</w:t>
      </w:r>
      <w:bookmarkEnd w:id="61"/>
    </w:p>
    <w:p w14:paraId="43E4F0C1" w14:textId="77777777" w:rsidR="007A25F2" w:rsidRDefault="007A25F2" w:rsidP="00535021">
      <w:pPr>
        <w:pStyle w:val="ThesisSzvegElsBekezds"/>
      </w:pPr>
      <w:r>
        <w:object w:dxaOrig="6901" w:dyaOrig="600" w14:anchorId="63A0ED79">
          <v:shape id="_x0000_i1026" type="#_x0000_t75" style="width:273.75pt;height:21.75pt" o:ole="">
            <v:imagedata r:id="rId26" o:title=""/>
          </v:shape>
          <o:OLEObject Type="Embed" ProgID="Visio.Drawing.15" ShapeID="_x0000_i1026" DrawAspect="Content" ObjectID="_1490813498" r:id="rId27"/>
        </w:object>
      </w:r>
    </w:p>
    <w:p w14:paraId="40F4F7FA" w14:textId="565675A0" w:rsidR="007A25F2" w:rsidRPr="007A25F2"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5</w:t>
      </w:r>
      <w:r>
        <w:fldChar w:fldCharType="end"/>
      </w:r>
      <w:bookmarkStart w:id="62" w:name="_Toc416712457"/>
      <w:r w:rsidR="0033408E">
        <w:t xml:space="preserve"> ábra</w:t>
      </w:r>
      <w:r w:rsidR="007A25F2" w:rsidRPr="007A25F2">
        <w:rPr>
          <w:noProof/>
        </w:rPr>
        <w:t xml:space="preserve"> Távolságok kategorizálása</w:t>
      </w:r>
      <w:r w:rsidR="00D3792F">
        <w:rPr>
          <w:noProof/>
        </w:rPr>
        <w:t xml:space="preserve"> (km)</w:t>
      </w:r>
      <w:bookmarkEnd w:id="62"/>
    </w:p>
    <w:p w14:paraId="10D9FFD3" w14:textId="77777777" w:rsidR="006A5C5F" w:rsidRDefault="006A5C5F" w:rsidP="002922C9">
      <w:pPr>
        <w:pStyle w:val="ThesisSzveg"/>
      </w:pPr>
      <w:r>
        <w:t>Az ár és távolság értékekből annyi kategóriát különböztetek meg, ahány különböző érték megjelenik a kiértékelés során. Mivel ez jellemzően nem haladja meg a 20-30-as számosságot, ezért az értékelésekkel is jobban összevethető. Hangsúlyos előny továbbá, hogy megszűnik a sokaság gyakran előforduló kiugró szórása, ami a következő módszer előnyére is válik.</w:t>
      </w:r>
    </w:p>
    <w:p w14:paraId="1637F881" w14:textId="77777777" w:rsidR="006A5C5F" w:rsidRPr="00D9577F" w:rsidRDefault="00402DF7" w:rsidP="002922C9">
      <w:pPr>
        <w:pStyle w:val="ThesisSzveg"/>
      </w:pPr>
      <w:r>
        <w:t>A fenti módszerrel kialakított kategóriák legnagyobb értéke akár a duplájával is meghaladhatja az értékelések legnagyobb, 10 értékét, azonban a sokaságok szórása közel hasonló értékekkel bír. A célfüggvényben tehát úgy döntöttem, hogy nem a puszta összegeket tekintem, hanem változók által kijelölt ár- és távolságkategóriák, valamint az értékelések sokaságainak speciális relatív szórását. A relatív szórás azért speciális, mert nem a középértékhez közelítem, hanem az ár- és távolságkategóriák esetében a legkisebb, 1 értékhez, míg az értékelések esetében, a legnagyobb 10 értékhez. A relatív szórás eredménye egy százalékos szám. A célfüggvény tehát három százalékérték összegét minimalizálja.</w:t>
      </w:r>
      <w:r w:rsidR="00595C5B">
        <w:t xml:space="preserve"> Az alábbi képlet az alkalmazott rela</w:t>
      </w:r>
      <w:r w:rsidR="00D9577F">
        <w:t xml:space="preserve">tív szórási képletet mutatja be, ahol </w:t>
      </w:r>
      <w:r w:rsidR="00D9577F">
        <w:rPr>
          <w:i/>
        </w:rPr>
        <w:t>s</w:t>
      </w:r>
      <w:r w:rsidR="00D9577F" w:rsidRPr="00D9577F">
        <w:rPr>
          <w:i/>
          <w:vertAlign w:val="subscript"/>
        </w:rPr>
        <w:t>i</w:t>
      </w:r>
      <w:r w:rsidR="00D9577F">
        <w:t xml:space="preserve"> a vizsgált sokaság egy értéke, </w:t>
      </w:r>
      <w:r w:rsidR="00E7459E">
        <w:rPr>
          <w:i/>
        </w:rPr>
        <w:t>x</w:t>
      </w:r>
      <w:r w:rsidR="00D9577F" w:rsidRPr="00D9577F">
        <w:rPr>
          <w:i/>
          <w:vertAlign w:val="subscript"/>
        </w:rPr>
        <w:t>i</w:t>
      </w:r>
      <w:r w:rsidR="00D9577F">
        <w:t xml:space="preserve"> a bináris súly, </w:t>
      </w:r>
      <w:r w:rsidR="00D9577F">
        <w:rPr>
          <w:i/>
        </w:rPr>
        <w:t>s</w:t>
      </w:r>
      <w:r w:rsidR="00D9577F" w:rsidRPr="00D9577F">
        <w:rPr>
          <w:i/>
          <w:vertAlign w:val="subscript"/>
        </w:rPr>
        <w:t>min</w:t>
      </w:r>
      <w:r w:rsidR="00D9577F">
        <w:rPr>
          <w:i/>
        </w:rPr>
        <w:t xml:space="preserve"> </w:t>
      </w:r>
      <w:r w:rsidR="00D9577F">
        <w:t>a vizsgált sokaság lehetséges legkisebb értéke.</w:t>
      </w:r>
    </w:p>
    <w:p w14:paraId="7C451ED6" w14:textId="77777777" w:rsidR="00D9577F" w:rsidRDefault="00261A3E" w:rsidP="00D9577F">
      <w:pPr>
        <w:pStyle w:val="ThesisSzveg"/>
        <w:keepNext/>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den>
          </m:f>
        </m:oMath>
      </m:oMathPara>
    </w:p>
    <w:bookmarkStart w:id="63" w:name="_Ref416195890"/>
    <w:bookmarkStart w:id="64" w:name="_Ref416195882"/>
    <w:p w14:paraId="02BCFDDE" w14:textId="77777777" w:rsidR="003B4E81" w:rsidRPr="00D9577F" w:rsidRDefault="003620FF" w:rsidP="0033408E">
      <w:pPr>
        <w:pStyle w:val="ThesisKpalrs"/>
      </w:pPr>
      <w:r>
        <w:fldChar w:fldCharType="begin"/>
      </w:r>
      <w:r>
        <w:instrText xml:space="preserve"> STYLEREF 1 \s </w:instrText>
      </w:r>
      <w:r>
        <w:fldChar w:fldCharType="separate"/>
      </w:r>
      <w:bookmarkStart w:id="65" w:name="_Toc416712463"/>
      <w:r w:rsidR="00B65813">
        <w:rPr>
          <w:noProof/>
        </w:rPr>
        <w:t>6</w:t>
      </w:r>
      <w:r>
        <w:fldChar w:fldCharType="end"/>
      </w:r>
      <w:r>
        <w:t>.</w:t>
      </w:r>
      <w:r w:rsidR="00CC3AF8">
        <w:fldChar w:fldCharType="begin"/>
      </w:r>
      <w:r w:rsidR="00CC3AF8">
        <w:instrText xml:space="preserve"> SEQ egyenlet \* ARABIC \s 1 </w:instrText>
      </w:r>
      <w:r w:rsidR="00CC3AF8">
        <w:fldChar w:fldCharType="separate"/>
      </w:r>
      <w:r w:rsidR="00B65813">
        <w:rPr>
          <w:noProof/>
        </w:rPr>
        <w:t>1</w:t>
      </w:r>
      <w:r w:rsidR="00CC3AF8">
        <w:rPr>
          <w:noProof/>
        </w:rPr>
        <w:fldChar w:fldCharType="end"/>
      </w:r>
      <w:bookmarkEnd w:id="63"/>
      <w:r w:rsidR="00D9577F" w:rsidRPr="00D9577F">
        <w:t xml:space="preserve"> </w:t>
      </w:r>
      <w:r w:rsidR="0033408E">
        <w:t xml:space="preserve">képlet </w:t>
      </w:r>
      <w:r w:rsidR="00D9577F" w:rsidRPr="00D9577F">
        <w:t>Speciális relatív szórás képlet</w:t>
      </w:r>
      <w:bookmarkEnd w:id="64"/>
      <w:bookmarkEnd w:id="65"/>
    </w:p>
    <w:p w14:paraId="2763E685" w14:textId="77777777" w:rsidR="00402DF7" w:rsidRDefault="00402DF7" w:rsidP="002922C9">
      <w:pPr>
        <w:pStyle w:val="ThesisSzveg"/>
      </w:pPr>
      <w:r>
        <w:t xml:space="preserve">A fenti módszerekkel el tudtam érni, hogy több, különböző nagyságrendű sokaságot összehasonlítsak és a célfüggvény kiértékelésekor az algoritmus </w:t>
      </w:r>
      <w:r w:rsidR="00595C5B">
        <w:t>azokat egyenlőként kezelje.</w:t>
      </w:r>
    </w:p>
    <w:p w14:paraId="3E8F50FD" w14:textId="77777777" w:rsidR="00D9577F" w:rsidRDefault="00D9577F" w:rsidP="002922C9">
      <w:pPr>
        <w:pStyle w:val="ThesisSzveg"/>
      </w:pPr>
      <w:r>
        <w:t xml:space="preserve">A </w:t>
      </w:r>
      <w:r>
        <w:fldChar w:fldCharType="begin"/>
      </w:r>
      <w:r>
        <w:instrText xml:space="preserve"> REF _Ref416195890 \h </w:instrText>
      </w:r>
      <w:r>
        <w:fldChar w:fldCharType="separate"/>
      </w:r>
      <w:r w:rsidR="00B65813">
        <w:rPr>
          <w:noProof/>
        </w:rPr>
        <w:t>6</w:t>
      </w:r>
      <w:r w:rsidR="00B65813">
        <w:t>.</w:t>
      </w:r>
      <w:r w:rsidR="00B65813">
        <w:rPr>
          <w:noProof/>
        </w:rPr>
        <w:t>1</w:t>
      </w:r>
      <w:r>
        <w:fldChar w:fldCharType="end"/>
      </w:r>
      <w:r w:rsidR="00E7459E">
        <w:t xml:space="preserve"> ábrán bemutatott képlet</w:t>
      </w:r>
      <w:r>
        <w:t xml:space="preserve"> miatt</w:t>
      </w:r>
      <w:r w:rsidR="00F84EBA">
        <w:t xml:space="preserve"> szükséges, hogy az optimalizálás</w:t>
      </w:r>
      <w:r>
        <w:t xml:space="preserve">t nemlineáris megoldóval végezze a rendszer. A linearitást a bináris súllyal – ami változóként szerepel a modellben – </w:t>
      </w:r>
      <w:r w:rsidR="003C484E">
        <w:t xml:space="preserve">való szorzással </w:t>
      </w:r>
      <w:r>
        <w:t>lépi át a modell.</w:t>
      </w:r>
    </w:p>
    <w:p w14:paraId="1B22CE22" w14:textId="77777777" w:rsidR="003E5879" w:rsidRDefault="003C484E" w:rsidP="00D162E6">
      <w:pPr>
        <w:pStyle w:val="ThesisSzveg"/>
      </w:pPr>
      <w:r>
        <w:t>Mindegyik modell bináris változókat használ, amik azt mutatják, hogy mely szobákat kell a megoldáshalmazba beválasztani.</w:t>
      </w:r>
      <w:r w:rsidR="00794671">
        <w:t xml:space="preserve"> </w:t>
      </w:r>
      <w:r w:rsidR="00FA3129">
        <w:t>A modellekhez alapvetően két adathalmazra van szükség. Az első a szobák adathalmaza, amely minden eleméhez legalább kettő paraméter tartozik</w:t>
      </w:r>
      <w:r w:rsidR="00D162E6">
        <w:t>:</w:t>
      </w:r>
      <w:r w:rsidR="00FA3129">
        <w:t xml:space="preserve"> kapacitás és </w:t>
      </w:r>
      <w:r w:rsidR="003E5879">
        <w:t>értékelése</w:t>
      </w:r>
      <w:r w:rsidR="00FA3129">
        <w:t>. A második adathalmaz a vendégek</w:t>
      </w:r>
      <w:r w:rsidR="003E5879">
        <w:t xml:space="preserve"> száma</w:t>
      </w:r>
      <w:r w:rsidR="00D162E6">
        <w:t>.</w:t>
      </w:r>
      <w:r w:rsidR="00FA3129">
        <w:t xml:space="preserve"> Az optimalizálási szempontok szerint a szobák további paraméterekkel bővülnek. Az alábbi ábra a szobák halmazának egy elemét és a hozzá kapcsolódó változót és paramétereket mutatja be.</w:t>
      </w:r>
    </w:p>
    <w:p w14:paraId="214AA820" w14:textId="13EA788B" w:rsidR="0033408E" w:rsidRDefault="00261A3E" w:rsidP="0033408E">
      <w:pPr>
        <w:pStyle w:val="ThesisSzveg"/>
        <w:keepNext/>
        <w:jc w:val="center"/>
      </w:pPr>
      <w:r>
        <w:object w:dxaOrig="3915" w:dyaOrig="1050" w14:anchorId="2FC31865">
          <v:shape id="_x0000_i1030" type="#_x0000_t75" style="width:194.25pt;height:50.25pt" o:ole="">
            <v:imagedata r:id="rId28" o:title=""/>
          </v:shape>
          <o:OLEObject Type="Link" ProgID="Visio.Drawing.15" ShapeID="_x0000_i1030" DrawAspect="Content" r:id="rId29" UpdateMode="Always">
            <o:LinkType>EnhancedMetaFile</o:LinkType>
            <o:LockedField>false</o:LockedField>
            <o:FieldCodes>\f 0</o:FieldCodes>
          </o:OLEObject>
        </w:object>
      </w:r>
    </w:p>
    <w:p w14:paraId="482088D3" w14:textId="45101B83" w:rsidR="00816B34" w:rsidRPr="0033408E"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6</w:t>
      </w:r>
      <w:r>
        <w:fldChar w:fldCharType="end"/>
      </w:r>
      <w:bookmarkStart w:id="66" w:name="_Toc416712458"/>
      <w:r w:rsidR="0033408E" w:rsidRPr="0033408E">
        <w:t xml:space="preserve"> ábra A modellben megjelenő szoba objektum és a hozzá kapcsolódó változó és paraméterek</w:t>
      </w:r>
      <w:bookmarkEnd w:id="66"/>
    </w:p>
    <w:p w14:paraId="232DDF25" w14:textId="77777777" w:rsidR="003C484E" w:rsidRPr="00794671" w:rsidRDefault="00794671" w:rsidP="00B357F2">
      <w:pPr>
        <w:pStyle w:val="ThesisSzveg"/>
      </w:pPr>
      <w:r>
        <w:t xml:space="preserve">Mindhárom modellben </w:t>
      </w:r>
      <w:r w:rsidR="00B357F2">
        <w:t>egy</w:t>
      </w:r>
      <w:r>
        <w:t xml:space="preserve"> alapvető korlátozást vezettem be, egyértelmű módon</w:t>
      </w:r>
      <w:r w:rsidR="00B357F2">
        <w:t xml:space="preserve"> azt</w:t>
      </w:r>
      <w:r>
        <w:t>, hogy a kiválasztott szobák kapacitása egyenlő kell, hogy legyen a vendégek számával.</w:t>
      </w:r>
    </w:p>
    <w:p w14:paraId="31D655C6" w14:textId="77777777" w:rsidR="00794671" w:rsidRPr="00595C5B" w:rsidRDefault="00261A3E" w:rsidP="00794671">
      <w:pPr>
        <w:pStyle w:val="ThesisSzveg"/>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=v</m:t>
          </m:r>
        </m:oMath>
      </m:oMathPara>
    </w:p>
    <w:p w14:paraId="06A563C7" w14:textId="77777777" w:rsidR="00794671" w:rsidRDefault="00CC3AF8" w:rsidP="0033408E">
      <w:pPr>
        <w:pStyle w:val="ThesisKpalrs"/>
      </w:pPr>
      <w:r>
        <w:fldChar w:fldCharType="begin"/>
      </w:r>
      <w:r>
        <w:instrText xml:space="preserve"> STYLEREF 1 \s </w:instrText>
      </w:r>
      <w:r>
        <w:fldChar w:fldCharType="separate"/>
      </w:r>
      <w:bookmarkStart w:id="67" w:name="_Toc416712464"/>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2</w:t>
      </w:r>
      <w:r>
        <w:rPr>
          <w:noProof/>
        </w:rPr>
        <w:fldChar w:fldCharType="end"/>
      </w:r>
      <w:r w:rsidR="00794671" w:rsidRPr="00794671">
        <w:t xml:space="preserve"> </w:t>
      </w:r>
      <w:r w:rsidR="0033408E">
        <w:t xml:space="preserve">képlet </w:t>
      </w:r>
      <w:r w:rsidR="00B357F2">
        <w:t>Korlátozás a vendégek száma alapján</w:t>
      </w:r>
      <w:bookmarkEnd w:id="67"/>
    </w:p>
    <w:p w14:paraId="11F16A6A" w14:textId="77777777" w:rsidR="00B357F2" w:rsidRDefault="00B357F2" w:rsidP="00B357F2">
      <w:pPr>
        <w:pStyle w:val="ThesisSzveg"/>
      </w:pPr>
      <w:r>
        <w:t xml:space="preserve">A fenti képletben </w:t>
      </w:r>
      <w:r>
        <w:rPr>
          <w:i/>
        </w:rPr>
        <w:t>f</w:t>
      </w:r>
      <w:r w:rsidRPr="00794671">
        <w:rPr>
          <w:i/>
          <w:vertAlign w:val="subscript"/>
        </w:rPr>
        <w:t>i</w:t>
      </w:r>
      <w:r>
        <w:t xml:space="preserve"> bináris változó, </w:t>
      </w:r>
      <w:r>
        <w:rPr>
          <w:i/>
        </w:rPr>
        <w:t>c</w:t>
      </w:r>
      <w:r w:rsidRPr="00B357F2">
        <w:rPr>
          <w:i/>
          <w:vertAlign w:val="subscript"/>
        </w:rPr>
        <w:t>i</w:t>
      </w:r>
      <w:r>
        <w:t xml:space="preserve"> az </w:t>
      </w:r>
      <w:r w:rsidRPr="00B357F2">
        <w:rPr>
          <w:i/>
        </w:rPr>
        <w:t>i</w:t>
      </w:r>
      <w:r>
        <w:t xml:space="preserve">-edik szoba kapacitása, </w:t>
      </w:r>
      <w:r w:rsidR="00E7459E">
        <w:rPr>
          <w:i/>
        </w:rPr>
        <w:t>v</w:t>
      </w:r>
      <w:r>
        <w:t xml:space="preserve"> pedig a vendégek </w:t>
      </w:r>
      <w:r w:rsidR="00E7459E">
        <w:t>száma</w:t>
      </w:r>
      <w:r>
        <w:t>.</w:t>
      </w:r>
    </w:p>
    <w:p w14:paraId="758C22EC" w14:textId="77777777" w:rsidR="00EB5154" w:rsidRPr="00B357F2" w:rsidRDefault="00EB5154" w:rsidP="00EB5154">
      <w:pPr>
        <w:pStyle w:val="ThesisSzveg"/>
      </w:pPr>
      <w:r>
        <w:lastRenderedPageBreak/>
        <w:t>A felírt matematikai modelleket nemlineáris bináris egészértékű optimalizálási feladatokra vezettem vissza. A további vizsgálataim során megállapítottam, hogy a célfüggvények kvázikonvex kifejezések.</w:t>
      </w:r>
    </w:p>
    <w:p w14:paraId="1C249D57" w14:textId="77777777" w:rsidR="00965E6C" w:rsidRDefault="00965E6C" w:rsidP="00965E6C">
      <w:pPr>
        <w:pStyle w:val="Cmsor3"/>
      </w:pPr>
      <w:bookmarkStart w:id="68" w:name="_Ref416201495"/>
      <w:bookmarkStart w:id="69" w:name="_Toc417059548"/>
      <w:r w:rsidRPr="00964772">
        <w:t xml:space="preserve">Olcsó </w:t>
      </w:r>
      <w:r w:rsidR="00240B48">
        <w:t>modell</w:t>
      </w:r>
      <w:bookmarkEnd w:id="68"/>
      <w:bookmarkEnd w:id="69"/>
    </w:p>
    <w:p w14:paraId="43B4D1C5" w14:textId="77777777" w:rsidR="004676DB" w:rsidRDefault="000F2550" w:rsidP="00535021">
      <w:pPr>
        <w:pStyle w:val="ThesisSzvegElsBekezds"/>
      </w:pPr>
      <w:r>
        <w:t>Az olcsó</w:t>
      </w:r>
      <w:r w:rsidR="001032A6">
        <w:t xml:space="preserve"> modell azokat a szobákat adja eredményül, amelyek a legolcsóbbak és a lehető l</w:t>
      </w:r>
      <w:r w:rsidR="004676DB">
        <w:t>egmagasabb értékeléssel bírnak.</w:t>
      </w:r>
    </w:p>
    <w:p w14:paraId="0AE05121" w14:textId="134A1E95" w:rsidR="0033408E" w:rsidRDefault="00261A3E" w:rsidP="00535021">
      <w:pPr>
        <w:pStyle w:val="ThesisSzvegElsBekezds"/>
      </w:pPr>
      <w:r w:rsidRPr="00E364C5">
        <w:object w:dxaOrig="5250" w:dyaOrig="1050" w14:anchorId="6A8BA192">
          <v:shape id="_x0000_i1031" type="#_x0000_t75" style="width:273.75pt;height:57.75pt" o:ole="">
            <v:imagedata r:id="rId30" o:title=""/>
          </v:shape>
          <o:OLEObject Type="Link" ProgID="Visio.Drawing.15" ShapeID="_x0000_i1031" DrawAspect="Content" r:id="rId31" UpdateMode="Always">
            <o:LinkType>EnhancedMetaFile</o:LinkType>
            <o:LockedField>false</o:LockedField>
            <o:FieldCodes>\f 0 \* MERGEFORMAT</o:FieldCodes>
          </o:OLEObject>
        </w:object>
      </w:r>
    </w:p>
    <w:p w14:paraId="5A951B4E" w14:textId="1644E88F" w:rsidR="00E364C5"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7</w:t>
      </w:r>
      <w:r>
        <w:fldChar w:fldCharType="end"/>
      </w:r>
      <w:bookmarkStart w:id="70" w:name="_Toc416712459"/>
      <w:r w:rsidR="0033408E">
        <w:t xml:space="preserve"> ábra Az olcsó modellhez szükséges paraméterek</w:t>
      </w:r>
      <w:bookmarkEnd w:id="70"/>
    </w:p>
    <w:p w14:paraId="254561A5" w14:textId="77777777" w:rsidR="001032A6" w:rsidRDefault="004676DB" w:rsidP="004676DB">
      <w:pPr>
        <w:pStyle w:val="ThesisSzveg"/>
      </w:pPr>
      <w:r>
        <w:t>Ahogy azt a fenti ábra is mutatja, ehhez a modellhez a szoba halmaz paramét</w:t>
      </w:r>
      <w:r w:rsidR="00B91650">
        <w:t>erlistáját ki kell egészíteni a</w:t>
      </w:r>
      <w:r>
        <w:t xml:space="preserve"> szobák árával.</w:t>
      </w:r>
    </w:p>
    <w:p w14:paraId="71BFB667" w14:textId="77777777" w:rsidR="0033408E" w:rsidRDefault="00261A3E" w:rsidP="0033408E">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62C587D9" w14:textId="77777777" w:rsidR="000F2550" w:rsidRDefault="00CC3AF8" w:rsidP="0033408E">
      <w:pPr>
        <w:pStyle w:val="ThesisKpalrs"/>
      </w:pPr>
      <w:r>
        <w:fldChar w:fldCharType="begin"/>
      </w:r>
      <w:r>
        <w:instrText xml:space="preserve"> STYLEREF 1 \s </w:instrText>
      </w:r>
      <w:r>
        <w:fldChar w:fldCharType="separate"/>
      </w:r>
      <w:bookmarkStart w:id="71" w:name="_Toc416712465"/>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3</w:t>
      </w:r>
      <w:r>
        <w:rPr>
          <w:noProof/>
        </w:rPr>
        <w:fldChar w:fldCharType="end"/>
      </w:r>
      <w:r w:rsidR="0033408E">
        <w:t xml:space="preserve"> képlet Az olcsó modell célfüggvénye</w:t>
      </w:r>
      <w:bookmarkEnd w:id="71"/>
    </w:p>
    <w:p w14:paraId="4EF9888A" w14:textId="77777777" w:rsidR="008019D9" w:rsidRPr="001032A6" w:rsidRDefault="008019D9" w:rsidP="008019D9">
      <w:pPr>
        <w:pStyle w:val="ThesisSzveg"/>
      </w:pPr>
      <w:r>
        <w:t xml:space="preserve">A modell célfüggvényét a fenti ábra mutatja be, ahol </w:t>
      </w:r>
      <w:r>
        <w:rPr>
          <w:i/>
        </w:rPr>
        <w:t>p</w:t>
      </w:r>
      <w:r w:rsidRPr="00482529">
        <w:rPr>
          <w:i/>
          <w:vertAlign w:val="subscript"/>
        </w:rPr>
        <w:t>i</w:t>
      </w:r>
      <w:r>
        <w:rPr>
          <w:i/>
        </w:rPr>
        <w:t xml:space="preserve"> </w:t>
      </w:r>
      <w:r>
        <w:t xml:space="preserve">az i-edik szoba ára, </w:t>
      </w:r>
      <w:r>
        <w:rPr>
          <w:i/>
        </w:rPr>
        <w:t>p</w:t>
      </w:r>
      <w:r w:rsidRPr="00482529">
        <w:rPr>
          <w:i/>
          <w:vertAlign w:val="subscript"/>
        </w:rPr>
        <w:t>min</w:t>
      </w:r>
      <w:r>
        <w:t xml:space="preserve"> a legalacsonyabb szobaár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55F807DF" w14:textId="77777777" w:rsidR="00965E6C" w:rsidRDefault="00965E6C" w:rsidP="00965E6C">
      <w:pPr>
        <w:pStyle w:val="Cmsor3"/>
      </w:pPr>
      <w:bookmarkStart w:id="72" w:name="_Ref416201499"/>
      <w:bookmarkStart w:id="73" w:name="_Toc417059549"/>
      <w:r w:rsidRPr="00964772">
        <w:t xml:space="preserve">Közeli </w:t>
      </w:r>
      <w:r w:rsidR="00240B48">
        <w:t>modell</w:t>
      </w:r>
      <w:bookmarkEnd w:id="72"/>
      <w:bookmarkEnd w:id="73"/>
    </w:p>
    <w:p w14:paraId="2752EBE0" w14:textId="77777777" w:rsidR="004676DB" w:rsidRDefault="000F2550" w:rsidP="00535021">
      <w:pPr>
        <w:pStyle w:val="ThesisSzvegElsBekezds"/>
      </w:pPr>
      <w:r>
        <w:t>A közeli modell</w:t>
      </w:r>
      <w:r w:rsidR="00482529">
        <w:t xml:space="preserve"> azokat a szobákat választja ki, amelyek egymáshoz képest a legközelebb helyezkednek el</w:t>
      </w:r>
      <w:r>
        <w:t xml:space="preserve"> és a lehető legmagasabb értékeléssel bírnak</w:t>
      </w:r>
      <w:r w:rsidR="004676DB">
        <w:t>.</w:t>
      </w:r>
    </w:p>
    <w:p w14:paraId="332FBF80" w14:textId="2A8D10C1" w:rsidR="003620FF" w:rsidRDefault="00261A3E" w:rsidP="00535021">
      <w:pPr>
        <w:pStyle w:val="ThesisSzvegElsBekezds"/>
      </w:pPr>
      <w:r>
        <w:object w:dxaOrig="6435" w:dyaOrig="1050" w14:anchorId="09C257CD">
          <v:shape id="_x0000_i1032" type="#_x0000_t75" style="width:324pt;height:50.25pt" o:ole="">
            <v:imagedata r:id="rId32" o:title=""/>
          </v:shape>
          <o:OLEObject Type="Link" ProgID="Visio.Drawing.15" ShapeID="_x0000_i1032" DrawAspect="Content" r:id="rId33" UpdateMode="Always">
            <o:LinkType>EnhancedMetaFile</o:LinkType>
            <o:LockedField>false</o:LockedField>
            <o:FieldCodes>\f 0 \* MERGEFORMAT</o:FieldCodes>
          </o:OLEObject>
        </w:object>
      </w:r>
    </w:p>
    <w:p w14:paraId="49D26425" w14:textId="68F5E4DA" w:rsidR="0033408E" w:rsidRDefault="00204AB3"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8</w:t>
      </w:r>
      <w:r>
        <w:fldChar w:fldCharType="end"/>
      </w:r>
      <w:bookmarkStart w:id="74" w:name="_Toc416712460"/>
      <w:r w:rsidR="003620FF">
        <w:t xml:space="preserve"> ábra A közeli modellhez szükséges paraméterek</w:t>
      </w:r>
      <w:bookmarkEnd w:id="74"/>
    </w:p>
    <w:p w14:paraId="2758C6B2" w14:textId="77777777" w:rsidR="00530FAE" w:rsidRDefault="004D06E6" w:rsidP="004676DB">
      <w:pPr>
        <w:pStyle w:val="ThesisSzveg"/>
      </w:pPr>
      <w:r>
        <w:t>A távolságok tárolásához egy, a szobák halmazán képzett Descartes szorzatból kialakított</w:t>
      </w:r>
      <w:r w:rsidR="00482529">
        <w:t xml:space="preserve"> mátrixra van szüksé</w:t>
      </w:r>
      <w:r>
        <w:t xml:space="preserve">g, ahol a távolság paraméterként jelenik </w:t>
      </w:r>
      <w:r>
        <w:lastRenderedPageBreak/>
        <w:t>meg, ahogy az a fenti ábrán is látható</w:t>
      </w:r>
      <w:r w:rsidR="00482529">
        <w:t>. A közös szálláshelyen lévő szobák távolsága 0.</w:t>
      </w:r>
    </w:p>
    <w:p w14:paraId="13CB59AF" w14:textId="77777777" w:rsidR="003620FF" w:rsidRDefault="00261A3E"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7B3C38D5" w14:textId="77777777" w:rsidR="000F2550" w:rsidRDefault="00CC3AF8" w:rsidP="003620FF">
      <w:pPr>
        <w:pStyle w:val="ThesisKpalrs"/>
      </w:pPr>
      <w:r>
        <w:fldChar w:fldCharType="begin"/>
      </w:r>
      <w:r>
        <w:instrText xml:space="preserve"> STYLEREF 1 \s </w:instrText>
      </w:r>
      <w:r>
        <w:fldChar w:fldCharType="separate"/>
      </w:r>
      <w:bookmarkStart w:id="75" w:name="_Toc416712466"/>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4</w:t>
      </w:r>
      <w:r>
        <w:rPr>
          <w:noProof/>
        </w:rPr>
        <w:fldChar w:fldCharType="end"/>
      </w:r>
      <w:r w:rsidR="003620FF">
        <w:t xml:space="preserve"> képlet A közeli modell célfüggvénye</w:t>
      </w:r>
      <w:bookmarkEnd w:id="75"/>
    </w:p>
    <w:p w14:paraId="505D2E4D" w14:textId="77777777" w:rsidR="008019D9" w:rsidRPr="00482529" w:rsidRDefault="008019D9" w:rsidP="008019D9">
      <w:pPr>
        <w:pStyle w:val="ThesisSzveg"/>
      </w:pPr>
      <w:r>
        <w:t xml:space="preserve">A modell célfüggvényét a következő ábra mutatja be,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21C6219B" w14:textId="77777777" w:rsidR="00965E6C" w:rsidRDefault="00965E6C" w:rsidP="00965E6C">
      <w:pPr>
        <w:pStyle w:val="Cmsor3"/>
      </w:pPr>
      <w:bookmarkStart w:id="76" w:name="_Ref416700084"/>
      <w:bookmarkStart w:id="77" w:name="_Ref416702335"/>
      <w:bookmarkStart w:id="78" w:name="_Toc417059550"/>
      <w:r w:rsidRPr="00964772">
        <w:t xml:space="preserve">Olcsó és közeli </w:t>
      </w:r>
      <w:r w:rsidR="00240B48">
        <w:t>modell</w:t>
      </w:r>
      <w:bookmarkEnd w:id="76"/>
      <w:bookmarkEnd w:id="77"/>
      <w:bookmarkEnd w:id="78"/>
    </w:p>
    <w:p w14:paraId="490404C9" w14:textId="77777777" w:rsidR="004676DB" w:rsidRDefault="000F2550" w:rsidP="00535021">
      <w:pPr>
        <w:pStyle w:val="ThesisSzvegElsBekezds"/>
      </w:pPr>
      <w:r>
        <w:t xml:space="preserve">Az olcsó és közeli modell egyesíti a </w:t>
      </w:r>
      <w:r>
        <w:fldChar w:fldCharType="begin"/>
      </w:r>
      <w:r>
        <w:instrText xml:space="preserve"> REF _Ref416201495 \r \h </w:instrText>
      </w:r>
      <w:r>
        <w:fldChar w:fldCharType="separate"/>
      </w:r>
      <w:r w:rsidR="00B65813">
        <w:t>6.2.1</w:t>
      </w:r>
      <w:r>
        <w:fldChar w:fldCharType="end"/>
      </w:r>
      <w:r>
        <w:t xml:space="preserve"> és </w:t>
      </w:r>
      <w:r>
        <w:fldChar w:fldCharType="begin"/>
      </w:r>
      <w:r>
        <w:instrText xml:space="preserve"> REF _Ref416201499 \r \h </w:instrText>
      </w:r>
      <w:r>
        <w:fldChar w:fldCharType="separate"/>
      </w:r>
      <w:r w:rsidR="00B65813">
        <w:t>6.2.2</w:t>
      </w:r>
      <w:r>
        <w:fldChar w:fldCharType="end"/>
      </w:r>
      <w:r>
        <w:t xml:space="preserve"> fejezetekben taglalt modelleket, vagyis az egymáshoz legközelebb eső legolcsóbb és lehető legmagasabb értékeléssel bíró szobákat adja eredményül.</w:t>
      </w:r>
    </w:p>
    <w:p w14:paraId="3A3865D1" w14:textId="4E56F129" w:rsidR="003620FF" w:rsidRDefault="00261A3E" w:rsidP="00535021">
      <w:pPr>
        <w:pStyle w:val="ThesisSzvegElsBekezds"/>
      </w:pPr>
      <w:r>
        <w:object w:dxaOrig="7575" w:dyaOrig="1050" w14:anchorId="7FAF0D50">
          <v:shape id="_x0000_i1033" type="#_x0000_t75" style="width:389.25pt;height:57.75pt" o:ole="">
            <v:imagedata r:id="rId34" o:title=""/>
          </v:shape>
          <o:OLEObject Type="Link" ProgID="Visio.Drawing.15" ShapeID="_x0000_i1033" DrawAspect="Content" r:id="rId35" UpdateMode="Always">
            <o:LinkType>EnhancedMetaFile</o:LinkType>
            <o:LockedField>false</o:LockedField>
            <o:FieldCodes>\f 0 \* MERGEFORMAT</o:FieldCodes>
          </o:OLEObject>
        </w:object>
      </w:r>
    </w:p>
    <w:p w14:paraId="20A6D1C1" w14:textId="5A75A620" w:rsidR="00E364C5" w:rsidRDefault="00204AB3"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9</w:t>
      </w:r>
      <w:r>
        <w:fldChar w:fldCharType="end"/>
      </w:r>
      <w:bookmarkStart w:id="79" w:name="_Toc416712461"/>
      <w:r w:rsidR="003620FF">
        <w:t xml:space="preserve"> ábra Az olcsó és közeli modellhez szükséges paraméterek</w:t>
      </w:r>
      <w:bookmarkEnd w:id="79"/>
    </w:p>
    <w:p w14:paraId="3AC98FE3" w14:textId="77777777" w:rsidR="00530FAE" w:rsidRDefault="004D06E6" w:rsidP="004676DB">
      <w:pPr>
        <w:pStyle w:val="ThesisSzveg"/>
      </w:pPr>
      <w:r>
        <w:t xml:space="preserve">Az összevont modellnek szüksége van minden, </w:t>
      </w:r>
      <w:r w:rsidR="00E7459E">
        <w:t>az előző</w:t>
      </w:r>
      <w:r>
        <w:t xml:space="preserve"> két fejezetben tárgyalt kiegészítő paraméterre, ahogy</w:t>
      </w:r>
      <w:r w:rsidR="00E7459E">
        <w:t xml:space="preserve"> az</w:t>
      </w:r>
      <w:r>
        <w:t xml:space="preserve"> a fenti ábrán is látható.</w:t>
      </w:r>
    </w:p>
    <w:p w14:paraId="61A1C8D6" w14:textId="77777777" w:rsidR="003620FF" w:rsidRDefault="00261A3E"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16A29DA0" w14:textId="77777777" w:rsidR="00A255F2" w:rsidRDefault="00CC3AF8" w:rsidP="003620FF">
      <w:pPr>
        <w:pStyle w:val="ThesisKpalrs"/>
      </w:pPr>
      <w:r>
        <w:fldChar w:fldCharType="begin"/>
      </w:r>
      <w:r>
        <w:instrText xml:space="preserve"> STYLEREF 1 \s </w:instrText>
      </w:r>
      <w:r>
        <w:fldChar w:fldCharType="separate"/>
      </w:r>
      <w:bookmarkStart w:id="80" w:name="_Toc416712467"/>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5</w:t>
      </w:r>
      <w:r>
        <w:rPr>
          <w:noProof/>
        </w:rPr>
        <w:fldChar w:fldCharType="end"/>
      </w:r>
      <w:r w:rsidR="003620FF">
        <w:t xml:space="preserve"> Az olcsó és közeli modell célfüggvénye</w:t>
      </w:r>
      <w:bookmarkEnd w:id="80"/>
    </w:p>
    <w:p w14:paraId="7785BB78" w14:textId="77777777" w:rsidR="000F2550" w:rsidRPr="000F2550" w:rsidRDefault="00B325A7" w:rsidP="000F2550">
      <w:pPr>
        <w:pStyle w:val="ThesisSzveg"/>
      </w:pPr>
      <w:r>
        <w:t xml:space="preserve">Az egyesített célfüggvényt mutatja a fenti ábra,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w:t>
      </w:r>
      <w:r w:rsidRPr="00B325A7">
        <w:rPr>
          <w:i/>
        </w:rPr>
        <w:t xml:space="preserve"> </w:t>
      </w:r>
      <w:r>
        <w:rPr>
          <w:i/>
        </w:rPr>
        <w:t>p</w:t>
      </w:r>
      <w:r w:rsidRPr="00482529">
        <w:rPr>
          <w:i/>
          <w:vertAlign w:val="subscript"/>
        </w:rPr>
        <w:t>i</w:t>
      </w:r>
      <w:r>
        <w:rPr>
          <w:i/>
        </w:rPr>
        <w:t xml:space="preserve"> </w:t>
      </w:r>
      <w:r>
        <w:t xml:space="preserve">az i-edik szoba </w:t>
      </w:r>
      <w:r>
        <w:lastRenderedPageBreak/>
        <w:t xml:space="preserve">ára, </w:t>
      </w:r>
      <w:r>
        <w:rPr>
          <w:i/>
        </w:rPr>
        <w:t>p</w:t>
      </w:r>
      <w:r w:rsidRPr="00482529">
        <w:rPr>
          <w:i/>
          <w:vertAlign w:val="subscript"/>
        </w:rPr>
        <w:t>min</w:t>
      </w:r>
      <w:r>
        <w:t xml:space="preserve"> a legalacsonyabb szobaár a sokaságban</w:t>
      </w:r>
      <w:r w:rsidR="00D55DFA">
        <w:t>,</w:t>
      </w:r>
      <w:r>
        <w:t xml:space="preserve">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6075DB36" w14:textId="77777777" w:rsidR="00D323D7" w:rsidRDefault="00D323D7" w:rsidP="00E40DAB">
      <w:pPr>
        <w:pStyle w:val="Cmsor2"/>
        <w:rPr>
          <w:szCs w:val="24"/>
        </w:rPr>
      </w:pPr>
      <w:bookmarkStart w:id="81" w:name="_Ref416685989"/>
      <w:bookmarkStart w:id="82" w:name="_Toc417059551"/>
      <w:r w:rsidRPr="00964772">
        <w:rPr>
          <w:szCs w:val="24"/>
        </w:rPr>
        <w:t>Adatbázis tervezet</w:t>
      </w:r>
      <w:bookmarkEnd w:id="81"/>
      <w:bookmarkEnd w:id="82"/>
    </w:p>
    <w:p w14:paraId="246780C2" w14:textId="77777777" w:rsidR="00530FAE" w:rsidRDefault="00E53C9B" w:rsidP="00535021">
      <w:pPr>
        <w:pStyle w:val="ThesisSzvegElsBekezds"/>
      </w:pPr>
      <w:r>
        <w:t xml:space="preserve">A rendszer működéséhez 18 adatbázistáblát terveztem meg. Ezek közül négy, a </w:t>
      </w:r>
      <w:r w:rsidRPr="00E830C7">
        <w:rPr>
          <w:i/>
        </w:rPr>
        <w:t>User</w:t>
      </w:r>
      <w:r>
        <w:t xml:space="preserve">, </w:t>
      </w:r>
      <w:r w:rsidRPr="00E830C7">
        <w:rPr>
          <w:i/>
        </w:rPr>
        <w:t>Admin</w:t>
      </w:r>
      <w:r>
        <w:t xml:space="preserve">, </w:t>
      </w:r>
      <w:r w:rsidRPr="00E830C7">
        <w:rPr>
          <w:i/>
        </w:rPr>
        <w:t>Guest</w:t>
      </w:r>
      <w:r>
        <w:t xml:space="preserve"> és </w:t>
      </w:r>
      <w:r w:rsidRPr="00E830C7">
        <w:rPr>
          <w:i/>
        </w:rPr>
        <w:t>Owner</w:t>
      </w:r>
      <w:r>
        <w:t xml:space="preserve"> táblák a felhasználók adatainak tárolásához és azonosításukhoz szükséges. </w:t>
      </w:r>
      <w:r w:rsidR="00E830C7">
        <w:t xml:space="preserve">Az </w:t>
      </w:r>
      <w:r w:rsidR="00E830C7" w:rsidRPr="00E830C7">
        <w:rPr>
          <w:i/>
        </w:rPr>
        <w:t>Admin</w:t>
      </w:r>
      <w:r w:rsidR="00E830C7">
        <w:t xml:space="preserve">, </w:t>
      </w:r>
      <w:r w:rsidR="00E830C7" w:rsidRPr="00E830C7">
        <w:rPr>
          <w:i/>
        </w:rPr>
        <w:t>Guest</w:t>
      </w:r>
      <w:r w:rsidR="00E830C7">
        <w:t xml:space="preserve"> és </w:t>
      </w:r>
      <w:r w:rsidR="00E830C7" w:rsidRPr="00E830C7">
        <w:rPr>
          <w:i/>
        </w:rPr>
        <w:t>Owner</w:t>
      </w:r>
      <w:r w:rsidR="00E830C7">
        <w:t xml:space="preserve"> táblák és a </w:t>
      </w:r>
      <w:r w:rsidR="00E830C7" w:rsidRPr="00E830C7">
        <w:rPr>
          <w:i/>
        </w:rPr>
        <w:t>User</w:t>
      </w:r>
      <w:r w:rsidR="00E830C7">
        <w:t xml:space="preserve"> tábla között polimorfikus kapcsolat áll fenn. Ez azt jelenti, hogy a </w:t>
      </w:r>
      <w:r w:rsidR="00E830C7" w:rsidRPr="00E830C7">
        <w:rPr>
          <w:i/>
        </w:rPr>
        <w:t>User</w:t>
      </w:r>
      <w:r w:rsidR="00E830C7">
        <w:t xml:space="preserve"> tábla kapcsolódik a három felhasználói tábla egyikéhez, a </w:t>
      </w:r>
      <w:r w:rsidR="00E830C7" w:rsidRPr="00E830C7">
        <w:rPr>
          <w:i/>
        </w:rPr>
        <w:t>role_id</w:t>
      </w:r>
      <w:r w:rsidR="00E830C7">
        <w:t xml:space="preserve"> attribútumban külső kulcsként tárolva annak elsődleges kulcsát, és a </w:t>
      </w:r>
      <w:r w:rsidR="00E830C7" w:rsidRPr="00E830C7">
        <w:rPr>
          <w:i/>
        </w:rPr>
        <w:t>role_type</w:t>
      </w:r>
      <w:r w:rsidR="00E830C7">
        <w:t xml:space="preserve"> mezőben tárolva a hivatkozott tábla nevét. Tehát egy </w:t>
      </w:r>
      <w:r w:rsidR="00E830C7" w:rsidRPr="00E830C7">
        <w:rPr>
          <w:i/>
        </w:rPr>
        <w:t>User</w:t>
      </w:r>
      <w:r w:rsidR="00E830C7">
        <w:t xml:space="preserve"> entitás rendelkezik egy szerepkörrel, amit az </w:t>
      </w:r>
      <w:r w:rsidR="00E830C7" w:rsidRPr="00E830C7">
        <w:rPr>
          <w:i/>
        </w:rPr>
        <w:t>Admin</w:t>
      </w:r>
      <w:r w:rsidR="00E830C7">
        <w:t xml:space="preserve">, </w:t>
      </w:r>
      <w:r w:rsidR="00E830C7" w:rsidRPr="00E830C7">
        <w:rPr>
          <w:i/>
        </w:rPr>
        <w:t>Guest</w:t>
      </w:r>
      <w:r w:rsidR="00E830C7">
        <w:t xml:space="preserve"> vagy </w:t>
      </w:r>
      <w:r w:rsidR="00E830C7" w:rsidRPr="00E830C7">
        <w:rPr>
          <w:i/>
        </w:rPr>
        <w:t>Owner</w:t>
      </w:r>
      <w:r w:rsidR="00E830C7">
        <w:t xml:space="preserve"> táblákkal képzett kapcsolat azonosít.</w:t>
      </w:r>
    </w:p>
    <w:p w14:paraId="31C359A9" w14:textId="77777777" w:rsidR="00E830C7" w:rsidRDefault="00E830C7" w:rsidP="00E830C7">
      <w:pPr>
        <w:pStyle w:val="ThesisSzveg"/>
      </w:pPr>
      <w:r>
        <w:t xml:space="preserve">Hasonlóan a felhasználói táblákhoz, az </w:t>
      </w:r>
      <w:r w:rsidRPr="00E830C7">
        <w:rPr>
          <w:i/>
        </w:rPr>
        <w:t>Address</w:t>
      </w:r>
      <w:r>
        <w:t xml:space="preserve"> táblához is polimorfikus kapcsolatot terveztem. Címe a szálláskereső (</w:t>
      </w:r>
      <w:r w:rsidRPr="00E830C7">
        <w:rPr>
          <w:i/>
        </w:rPr>
        <w:t>Guest</w:t>
      </w:r>
      <w:r>
        <w:t>) felhasználónak és egy szálláshelynek (</w:t>
      </w:r>
      <w:r w:rsidRPr="00E830C7">
        <w:rPr>
          <w:i/>
        </w:rPr>
        <w:t>Accommodation</w:t>
      </w:r>
      <w:r>
        <w:t xml:space="preserve">) van. Az </w:t>
      </w:r>
      <w:r w:rsidRPr="00E830C7">
        <w:rPr>
          <w:i/>
        </w:rPr>
        <w:t>Address</w:t>
      </w:r>
      <w:r>
        <w:t xml:space="preserve"> tábla az </w:t>
      </w:r>
      <w:r w:rsidRPr="00E830C7">
        <w:rPr>
          <w:i/>
        </w:rPr>
        <w:t>addressable_id</w:t>
      </w:r>
      <w:r>
        <w:t xml:space="preserve"> attribútumban tárolja külső kulcsként annak az entitásnak az elsődleges kulcsát, amihez a cím tartozik, és az </w:t>
      </w:r>
      <w:r w:rsidRPr="00E830C7">
        <w:rPr>
          <w:i/>
        </w:rPr>
        <w:t>addressable_type</w:t>
      </w:r>
      <w:r>
        <w:t xml:space="preserve"> mező azonosítja a hivatkozott tábla nevét.</w:t>
      </w:r>
    </w:p>
    <w:p w14:paraId="2E53714D" w14:textId="77777777" w:rsidR="00E830C7" w:rsidRDefault="00E830C7" w:rsidP="00E830C7">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rsidR="00702842">
        <w:t xml:space="preserve"> bemutatja az adatbázis összes tábláját és azok kapcsolatát.</w:t>
      </w:r>
    </w:p>
    <w:p w14:paraId="522E66B2" w14:textId="77777777" w:rsidR="009A1A0A" w:rsidRDefault="009A1A0A" w:rsidP="009A1A0A">
      <w:pPr>
        <w:pStyle w:val="ThesisSzveg"/>
      </w:pPr>
      <w:r>
        <w:t xml:space="preserve">A </w:t>
      </w:r>
      <w:r w:rsidRPr="005C65AD">
        <w:rPr>
          <w:i/>
        </w:rPr>
        <w:t>Booking</w:t>
      </w:r>
      <w:r>
        <w:t xml:space="preserve"> tábla tárolja a szobafoglalásokat. Minden szálláskereső (</w:t>
      </w:r>
      <w:r w:rsidRPr="005C65AD">
        <w:rPr>
          <w:i/>
        </w:rPr>
        <w:t>Guest</w:t>
      </w:r>
      <w:r>
        <w:t xml:space="preserve">) felhasználó rendelkezik legalább egy </w:t>
      </w:r>
      <w:r w:rsidRPr="005C65AD">
        <w:rPr>
          <w:i/>
        </w:rPr>
        <w:t>Booking</w:t>
      </w:r>
      <w:r>
        <w:t xml:space="preserve"> példánnyal, ami a virtuális kosaraként van dedikálva. A </w:t>
      </w:r>
      <w:r w:rsidRPr="005C65AD">
        <w:rPr>
          <w:i/>
        </w:rPr>
        <w:t>Booking</w:t>
      </w:r>
      <w:r>
        <w:t xml:space="preserve"> tábla </w:t>
      </w:r>
      <w:r w:rsidRPr="005C65AD">
        <w:rPr>
          <w:i/>
        </w:rPr>
        <w:t>guest_id</w:t>
      </w:r>
      <w:r>
        <w:t xml:space="preserve"> külső kulcsa azonosítja a foglalás tulajdonosát. A </w:t>
      </w:r>
      <w:r w:rsidRPr="005C65AD">
        <w:rPr>
          <w:i/>
        </w:rPr>
        <w:t>Booking</w:t>
      </w:r>
      <w:r>
        <w:t xml:space="preserve"> táblához két kapcsolótáblát terveztem.</w:t>
      </w:r>
    </w:p>
    <w:p w14:paraId="59269EB1" w14:textId="77777777" w:rsidR="009A1A0A" w:rsidRDefault="009A1A0A" w:rsidP="009A1A0A">
      <w:pPr>
        <w:pStyle w:val="ThesisSzveg"/>
      </w:pPr>
      <w:r>
        <w:t xml:space="preserve">A </w:t>
      </w:r>
      <w:r w:rsidRPr="005C65AD">
        <w:rPr>
          <w:i/>
        </w:rPr>
        <w:t>BookingRoom</w:t>
      </w:r>
      <w:r>
        <w:t xml:space="preserve"> kapcsolótábla a foglaláshoz tartozó szobákat tárolja. Mivel a szobák a </w:t>
      </w:r>
      <w:r w:rsidRPr="005C65AD">
        <w:rPr>
          <w:i/>
        </w:rPr>
        <w:t>Room</w:t>
      </w:r>
      <w:r>
        <w:t xml:space="preserve"> táblában nem egyedi példányok, hanem szobatípusok, amelyek a </w:t>
      </w:r>
      <w:r w:rsidRPr="005C65AD">
        <w:rPr>
          <w:i/>
        </w:rPr>
        <w:t>num_of_this</w:t>
      </w:r>
      <w:r>
        <w:t xml:space="preserve"> mezőben jelölik számosságukat, ezért minden, a foglalásba beválasztott szobához hozzárendelek egy, a foglalás során egyedi azonosítót, amit az </w:t>
      </w:r>
      <w:r w:rsidRPr="005C65AD">
        <w:rPr>
          <w:i/>
        </w:rPr>
        <w:t>index</w:t>
      </w:r>
      <w:r>
        <w:t xml:space="preserve"> mező tárol. Ez az egyedi azonosító teszi lehetővé, hogy a foglalásban szereplő vendégeket a szobához lehessen csatolni.</w:t>
      </w:r>
    </w:p>
    <w:p w14:paraId="39A2D8F3" w14:textId="5527B224" w:rsidR="00E53C9B" w:rsidRDefault="00261A3E" w:rsidP="00535021">
      <w:pPr>
        <w:pStyle w:val="ThesisSzvegElsBekezds"/>
      </w:pPr>
      <w:r>
        <w:object w:dxaOrig="16350" w:dyaOrig="25380" w14:anchorId="799EBEF4">
          <v:shape id="_x0000_i1034" type="#_x0000_t75" style="width:396pt;height:612pt" o:ole="">
            <v:imagedata r:id="rId36" o:title=""/>
          </v:shape>
          <o:OLEObject Type="Link" ProgID="Visio.Drawing.15" ShapeID="_x0000_i1034" DrawAspect="Content" r:id="rId37" UpdateMode="Always">
            <o:LinkType>EnhancedMetaFile</o:LinkType>
            <o:LockedField>false</o:LockedField>
            <o:FieldCodes>\f 0</o:FieldCodes>
          </o:OLEObject>
        </w:object>
      </w:r>
    </w:p>
    <w:bookmarkStart w:id="83" w:name="_Ref416253661"/>
    <w:bookmarkStart w:id="84" w:name="_Ref416686005"/>
    <w:p w14:paraId="3769A44A" w14:textId="59060537" w:rsidR="00E53C9B" w:rsidRDefault="00204AB3" w:rsidP="00E53C9B">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10</w:t>
      </w:r>
      <w:r>
        <w:fldChar w:fldCharType="end"/>
      </w:r>
      <w:bookmarkStart w:id="85" w:name="_Toc416712462"/>
      <w:r w:rsidR="00E53C9B">
        <w:t xml:space="preserve"> ábra</w:t>
      </w:r>
      <w:bookmarkEnd w:id="83"/>
      <w:r w:rsidR="00E53C9B">
        <w:t xml:space="preserve"> Az adatbá</w:t>
      </w:r>
      <w:r w:rsidR="00E53C9B" w:rsidRPr="00E53C9B">
        <w:t>zis entitásai és kapcsolatuk</w:t>
      </w:r>
      <w:bookmarkEnd w:id="84"/>
      <w:bookmarkEnd w:id="85"/>
    </w:p>
    <w:p w14:paraId="6AD085B2" w14:textId="77777777" w:rsidR="00702842" w:rsidRDefault="00702842" w:rsidP="00702842">
      <w:pPr>
        <w:pStyle w:val="ThesisSzveg"/>
      </w:pPr>
      <w:r>
        <w:lastRenderedPageBreak/>
        <w:t xml:space="preserve">A </w:t>
      </w:r>
      <w:r w:rsidRPr="005C65AD">
        <w:rPr>
          <w:i/>
        </w:rPr>
        <w:t>BookingGuest</w:t>
      </w:r>
      <w:r>
        <w:t xml:space="preserve"> kapcsolótábla a foglalásban szereplő vendégeket, és azok elhelyezését tárolja A </w:t>
      </w:r>
      <w:r w:rsidRPr="005C65AD">
        <w:rPr>
          <w:i/>
        </w:rPr>
        <w:t>room_index</w:t>
      </w:r>
      <w:r>
        <w:t xml:space="preserve"> mező a </w:t>
      </w:r>
      <w:r w:rsidRPr="005C65AD">
        <w:rPr>
          <w:i/>
        </w:rPr>
        <w:t>BookingRoom</w:t>
      </w:r>
      <w:r>
        <w:t xml:space="preserve"> táblában bejegyzett </w:t>
      </w:r>
      <w:r w:rsidRPr="005C65AD">
        <w:rPr>
          <w:i/>
        </w:rPr>
        <w:t>index</w:t>
      </w:r>
      <w:r>
        <w:t xml:space="preserve"> mezőre hivatkozik, és azt jelenti, hogy a vendég melyik szobáb</w:t>
      </w:r>
      <w:r w:rsidR="005C65AD">
        <w:t>an kerül elhelyezésre. Ezen kívü</w:t>
      </w:r>
      <w:r>
        <w:t xml:space="preserve">l, a </w:t>
      </w:r>
      <w:r w:rsidRPr="005C65AD">
        <w:rPr>
          <w:i/>
        </w:rPr>
        <w:t>bed</w:t>
      </w:r>
      <w:r>
        <w:t xml:space="preserve"> mező jelenti azt, hogy a </w:t>
      </w:r>
      <w:r w:rsidR="005C65AD">
        <w:t xml:space="preserve">vendég a </w:t>
      </w:r>
      <w:r>
        <w:t xml:space="preserve">szobában melyik ágyon kap helyet. A </w:t>
      </w:r>
      <w:r w:rsidRPr="005C65AD">
        <w:rPr>
          <w:i/>
        </w:rPr>
        <w:t>bed</w:t>
      </w:r>
      <w:r>
        <w:t xml:space="preserve"> mező főként a weboldalon megjelenő űrlap</w:t>
      </w:r>
      <w:r w:rsidR="005C65AD">
        <w:t>ok</w:t>
      </w:r>
      <w:r>
        <w:t xml:space="preserve"> mezőinek azonosításakor használatos. A foglalás számából, a szobaindexből és az á</w:t>
      </w:r>
      <w:r w:rsidR="005C65AD">
        <w:t>gy sorszámából képzett azonosító egyedi a teljes rendszerben.</w:t>
      </w:r>
    </w:p>
    <w:p w14:paraId="5CA5DD32" w14:textId="77777777" w:rsidR="005C65AD" w:rsidRDefault="005C65AD" w:rsidP="00702842">
      <w:pPr>
        <w:pStyle w:val="ThesisSzveg"/>
      </w:pPr>
      <w:r>
        <w:t xml:space="preserve">A szálláshelyek szolgáltatásait az </w:t>
      </w:r>
      <w:r w:rsidRPr="005C65AD">
        <w:rPr>
          <w:i/>
        </w:rPr>
        <w:t>Accommodation</w:t>
      </w:r>
      <w:r>
        <w:t xml:space="preserve"> táblához az </w:t>
      </w:r>
      <w:r w:rsidRPr="005C65AD">
        <w:rPr>
          <w:i/>
        </w:rPr>
        <w:t>AccommodationServiice</w:t>
      </w:r>
      <w:r>
        <w:t xml:space="preserve"> kapcsolótáblán keresztül hozzárendelt </w:t>
      </w:r>
      <w:r w:rsidRPr="005C65AD">
        <w:rPr>
          <w:i/>
        </w:rPr>
        <w:t>Serviice</w:t>
      </w:r>
      <w:r>
        <w:t xml:space="preserve"> entitásokkal lehet tárolni. A </w:t>
      </w:r>
      <w:r w:rsidRPr="005C65AD">
        <w:rPr>
          <w:i/>
        </w:rPr>
        <w:t>Serviice</w:t>
      </w:r>
      <w:r>
        <w:t xml:space="preserve"> tábla neve azért tartalmaz két </w:t>
      </w:r>
      <w:r w:rsidRPr="005C65AD">
        <w:rPr>
          <w:i/>
        </w:rPr>
        <w:t>i</w:t>
      </w:r>
      <w:r>
        <w:t xml:space="preserve"> betűt, mert a Ruby on Rails keretrendszer egy védett kulcsszava a </w:t>
      </w:r>
      <w:r w:rsidRPr="005C65AD">
        <w:rPr>
          <w:i/>
        </w:rPr>
        <w:t>service</w:t>
      </w:r>
      <w:r>
        <w:t xml:space="preserve">. A </w:t>
      </w:r>
      <w:r w:rsidRPr="005C65AD">
        <w:rPr>
          <w:i/>
        </w:rPr>
        <w:t>category</w:t>
      </w:r>
      <w:r>
        <w:t xml:space="preserve"> szintén védett szó, ezért kell a szálláshely kategóriákat tároló táblát </w:t>
      </w:r>
      <w:r w:rsidRPr="005C65AD">
        <w:rPr>
          <w:i/>
        </w:rPr>
        <w:t>Categry</w:t>
      </w:r>
      <w:r>
        <w:t>-nek nevezni. A szobák (</w:t>
      </w:r>
      <w:r w:rsidRPr="005C65AD">
        <w:rPr>
          <w:i/>
        </w:rPr>
        <w:t>Room</w:t>
      </w:r>
      <w:r>
        <w:t xml:space="preserve">) felszereltségét az </w:t>
      </w:r>
      <w:r w:rsidRPr="005C65AD">
        <w:rPr>
          <w:i/>
        </w:rPr>
        <w:t>Equipment</w:t>
      </w:r>
      <w:r>
        <w:t xml:space="preserve"> tábla tárolja és az </w:t>
      </w:r>
      <w:r w:rsidRPr="005C65AD">
        <w:rPr>
          <w:i/>
        </w:rPr>
        <w:t>EquipmentRoom</w:t>
      </w:r>
      <w:r>
        <w:t xml:space="preserve"> táblán keresztül kapcsolódnak a szobákhoz.</w:t>
      </w:r>
    </w:p>
    <w:p w14:paraId="6223B7C8" w14:textId="77777777" w:rsidR="005C65AD" w:rsidRDefault="005C65AD" w:rsidP="00702842">
      <w:pPr>
        <w:pStyle w:val="ThesisSzveg"/>
      </w:pPr>
      <w:r>
        <w:t xml:space="preserve">Az értékeléseket a </w:t>
      </w:r>
      <w:r w:rsidRPr="00C02AB8">
        <w:rPr>
          <w:i/>
        </w:rPr>
        <w:t>Comment</w:t>
      </w:r>
      <w:r>
        <w:t xml:space="preserve"> tábla tárolja. A </w:t>
      </w:r>
      <w:r w:rsidRPr="00C02AB8">
        <w:rPr>
          <w:i/>
        </w:rPr>
        <w:t>Comment</w:t>
      </w:r>
      <w:r>
        <w:t xml:space="preserve"> táblában hivatkozás van a foglalásra</w:t>
      </w:r>
      <w:r w:rsidR="00C02AB8">
        <w:t xml:space="preserve"> az </w:t>
      </w:r>
      <w:r w:rsidR="00C02AB8">
        <w:rPr>
          <w:i/>
        </w:rPr>
        <w:t>booking</w:t>
      </w:r>
      <w:r w:rsidR="00C02AB8" w:rsidRPr="00C02AB8">
        <w:rPr>
          <w:i/>
        </w:rPr>
        <w:t>_id</w:t>
      </w:r>
      <w:r w:rsidR="00C02AB8">
        <w:t xml:space="preserve"> külső kulccsal</w:t>
      </w:r>
      <w:r>
        <w:t xml:space="preserve">, mert egy vendég több foglalás útján újra és újra tehet értékelést. Az értékelés egy szálláshelyről szól, azért szükséges az </w:t>
      </w:r>
      <w:r w:rsidRPr="00C02AB8">
        <w:rPr>
          <w:i/>
        </w:rPr>
        <w:t>accommodation_id</w:t>
      </w:r>
      <w:r>
        <w:t xml:space="preserve"> külső kulcs. </w:t>
      </w:r>
      <w:r w:rsidR="00C02AB8">
        <w:t xml:space="preserve">A </w:t>
      </w:r>
      <w:r w:rsidR="00C02AB8" w:rsidRPr="00C02AB8">
        <w:rPr>
          <w:i/>
        </w:rPr>
        <w:t xml:space="preserve">guest_id </w:t>
      </w:r>
      <w:r w:rsidR="00C02AB8">
        <w:t>külső kulcs azonosítja az értékelő vendéget.</w:t>
      </w:r>
    </w:p>
    <w:p w14:paraId="0F4E4DB9" w14:textId="77777777" w:rsidR="00C02AB8" w:rsidRPr="00E53C9B" w:rsidRDefault="00C02AB8" w:rsidP="00702842">
      <w:pPr>
        <w:pStyle w:val="ThesisSzveg"/>
      </w:pPr>
      <w:r>
        <w:t xml:space="preserve">A rendszer beállításait és paramétereit a </w:t>
      </w:r>
      <w:r w:rsidRPr="00C02AB8">
        <w:rPr>
          <w:i/>
        </w:rPr>
        <w:t>Property</w:t>
      </w:r>
      <w:r>
        <w:t xml:space="preserve"> tábla tárolja. A </w:t>
      </w:r>
      <w:r w:rsidRPr="00C02AB8">
        <w:rPr>
          <w:i/>
        </w:rPr>
        <w:t>Property</w:t>
      </w:r>
      <w:r>
        <w:t xml:space="preserve"> táblában az sorok kulcs-érték pároknak tekinthetők. A </w:t>
      </w:r>
      <w:r w:rsidRPr="00C02AB8">
        <w:rPr>
          <w:i/>
        </w:rPr>
        <w:t>group</w:t>
      </w:r>
      <w:r>
        <w:t xml:space="preserve"> mező az összetartozó bejegyzéseket jelöli.</w:t>
      </w:r>
    </w:p>
    <w:p w14:paraId="4A08726C" w14:textId="77777777" w:rsidR="00E40DAB" w:rsidRDefault="00E40DAB" w:rsidP="00E40DAB">
      <w:pPr>
        <w:pStyle w:val="Cmsor2"/>
        <w:rPr>
          <w:szCs w:val="24"/>
        </w:rPr>
      </w:pPr>
      <w:bookmarkStart w:id="86" w:name="_Toc417059552"/>
      <w:r w:rsidRPr="00964772">
        <w:rPr>
          <w:szCs w:val="24"/>
        </w:rPr>
        <w:t>Technológia</w:t>
      </w:r>
      <w:bookmarkEnd w:id="86"/>
    </w:p>
    <w:p w14:paraId="411A6643" w14:textId="77777777" w:rsidR="00530FAE" w:rsidRPr="00530FAE" w:rsidRDefault="00725C57" w:rsidP="00535021">
      <w:pPr>
        <w:pStyle w:val="ThesisSzvegElsBekezds"/>
      </w:pPr>
      <w:r>
        <w:t>Ebben a fejezetben a fejlesztés során felhasznált technológiák kerülnek bemutatásra.</w:t>
      </w:r>
    </w:p>
    <w:p w14:paraId="2CD1E7B1" w14:textId="77777777" w:rsidR="00965E6C" w:rsidRDefault="00C97E1F" w:rsidP="002B53A1">
      <w:pPr>
        <w:pStyle w:val="Cmsor3"/>
      </w:pPr>
      <w:bookmarkStart w:id="87" w:name="_Toc417059553"/>
      <w:r>
        <w:t>Keretrendszer</w:t>
      </w:r>
      <w:bookmarkEnd w:id="87"/>
    </w:p>
    <w:p w14:paraId="0BB2327E" w14:textId="77777777" w:rsidR="00530FAE" w:rsidRDefault="00E67576" w:rsidP="00535021">
      <w:pPr>
        <w:pStyle w:val="ThesisSzvegElsBekezds"/>
      </w:pPr>
      <w:r>
        <w:t xml:space="preserve">Az </w:t>
      </w:r>
      <w:r>
        <w:fldChar w:fldCharType="begin"/>
      </w:r>
      <w:r>
        <w:instrText xml:space="preserve"> REF _Ref416280987 \r \h </w:instrText>
      </w:r>
      <w:r>
        <w:fldChar w:fldCharType="separate"/>
      </w:r>
      <w:r w:rsidR="00B65813">
        <w:t>5</w:t>
      </w:r>
      <w:r>
        <w:fldChar w:fldCharType="end"/>
      </w:r>
      <w:r>
        <w:t xml:space="preserve">. fejezetben meghatározott cél, hogy a feladatot egy webalkalmazás képében oldjam meg. </w:t>
      </w:r>
      <w:r w:rsidR="00710CD5">
        <w:t xml:space="preserve">Ehhez több programozási nyelv még több keretrendszere közül válogathattam. A tapasztalataim alapján a Ruby on Rails keretrendszert választottam, amit a </w:t>
      </w:r>
      <w:r w:rsidR="00710CD5">
        <w:fldChar w:fldCharType="begin"/>
      </w:r>
      <w:r w:rsidR="00710CD5">
        <w:instrText xml:space="preserve"> REF _Ref416281637 \r \h </w:instrText>
      </w:r>
      <w:r w:rsidR="00710CD5">
        <w:fldChar w:fldCharType="separate"/>
      </w:r>
      <w:r w:rsidR="00B65813">
        <w:t>4</w:t>
      </w:r>
      <w:r w:rsidR="00710CD5">
        <w:fldChar w:fldCharType="end"/>
      </w:r>
      <w:r w:rsidR="00710CD5">
        <w:t>. fejezetben részletesen bemutatok.</w:t>
      </w:r>
    </w:p>
    <w:p w14:paraId="4E47C04C" w14:textId="77777777" w:rsidR="008C745F" w:rsidRDefault="008C745F" w:rsidP="008C745F">
      <w:pPr>
        <w:pStyle w:val="ThesisSzveg"/>
      </w:pPr>
      <w:r>
        <w:lastRenderedPageBreak/>
        <w:t>A Ruby on Rails keretrendszerben való fejlesztés előfeltétele, hogy telepítve legyen a Ruby nyelvcsomag a számítógépre.</w:t>
      </w:r>
      <w:r w:rsidR="005C6E8C">
        <w:t xml:space="preserve"> A Ruby nyelvcsomag telepítése után telepíteni a kell a </w:t>
      </w:r>
      <w:r w:rsidR="005C6E8C" w:rsidRPr="005C6E8C">
        <w:rPr>
          <w:i/>
        </w:rPr>
        <w:t>rails</w:t>
      </w:r>
      <w:r w:rsidR="005C6E8C">
        <w:t xml:space="preserve"> gem-et, aminek segítségével lehetővé válik Ruby on Rails projektek készítése és futtatása.</w:t>
      </w:r>
    </w:p>
    <w:p w14:paraId="31A90A1D" w14:textId="77777777" w:rsidR="005C6E8C" w:rsidRPr="008C745F" w:rsidRDefault="005C6E8C" w:rsidP="008C745F">
      <w:pPr>
        <w:pStyle w:val="ThesisSzveg"/>
      </w:pPr>
      <w:r>
        <w:t xml:space="preserve">A Ruby on Rails keretrendszerben való fejlesztéshez szükséges fejlesztői környezet Ubuntu Linux operációs rendszerre való telepítését és konfigurálását mutatja be a </w:t>
      </w:r>
      <w:r w:rsidR="00D87498">
        <w:t>[</w:t>
      </w:r>
      <w:r>
        <w:fldChar w:fldCharType="begin"/>
      </w:r>
      <w:r>
        <w:instrText xml:space="preserve"> REF _Ref416283998 \r \h </w:instrText>
      </w:r>
      <w:r>
        <w:fldChar w:fldCharType="separate"/>
      </w:r>
      <w:r w:rsidR="00B65813">
        <w:t>11</w:t>
      </w:r>
      <w:r>
        <w:fldChar w:fldCharType="end"/>
      </w:r>
      <w:r w:rsidR="00D87498">
        <w:t>]</w:t>
      </w:r>
      <w:r>
        <w:t xml:space="preserve"> melléklet.</w:t>
      </w:r>
    </w:p>
    <w:p w14:paraId="3CF5C098" w14:textId="77777777" w:rsidR="00965E6C" w:rsidRDefault="00C97E1F" w:rsidP="002B53A1">
      <w:pPr>
        <w:pStyle w:val="Cmsor3"/>
      </w:pPr>
      <w:bookmarkStart w:id="88" w:name="_Toc417059554"/>
      <w:r>
        <w:t>Adatbázis</w:t>
      </w:r>
      <w:bookmarkEnd w:id="88"/>
    </w:p>
    <w:p w14:paraId="3AEA5AB1" w14:textId="77777777" w:rsidR="00530FAE" w:rsidRDefault="00785EB0" w:rsidP="00535021">
      <w:pPr>
        <w:pStyle w:val="ThesisSzvegElsBekezds"/>
      </w:pPr>
      <w:r>
        <w:t xml:space="preserve">A webalkalmazás adatbázis megvalósításának a </w:t>
      </w:r>
      <w:r w:rsidRPr="00DB0D36">
        <w:t>PostgreSQL</w:t>
      </w:r>
      <w:r>
        <w:t xml:space="preserve">-t választottam. A </w:t>
      </w:r>
      <w:r w:rsidRPr="00DB0D36">
        <w:t>PostgreSQL</w:t>
      </w:r>
      <w:r>
        <w:t xml:space="preserve"> egy több mint 15 éves múltra visszatekintő, nyílt forráskódú megbízhatónak és stabilnak tartott adatbázis motor. Magába foglalja a legtöbb az </w:t>
      </w:r>
      <w:r w:rsidRPr="00DB0D36">
        <w:t>SQL:2008</w:t>
      </w:r>
      <w:r>
        <w:t xml:space="preserve"> szabványban meghatározott adattípust. Szinte minden népszerű progra</w:t>
      </w:r>
      <w:r w:rsidR="00535835">
        <w:t>mozási nyelvhez létezik kommunikációs interfésze. Kiválóan illeszkedi a Ruby on Rails környezetbe.</w:t>
      </w:r>
    </w:p>
    <w:p w14:paraId="4BA5F91D" w14:textId="77777777" w:rsidR="00535835" w:rsidRDefault="00535835" w:rsidP="00535835">
      <w:pPr>
        <w:pStyle w:val="ThesisSzveg"/>
        <w:rPr>
          <w:rStyle w:val="apple-converted-space"/>
        </w:rPr>
      </w:pPr>
      <w:r w:rsidRPr="00535835">
        <w:t xml:space="preserve">A PostgreSQL adatbázis kétszer is elnyerte a </w:t>
      </w:r>
      <w:r w:rsidRPr="00DB0D36">
        <w:rPr>
          <w:i/>
        </w:rPr>
        <w:t>Linux New Media Award For Best Database</w:t>
      </w:r>
      <w:r w:rsidRPr="00535835">
        <w:t xml:space="preserve"> díjat, a </w:t>
      </w:r>
      <w:r w:rsidRPr="00DB0D36">
        <w:rPr>
          <w:i/>
        </w:rPr>
        <w:t xml:space="preserve">Linux Journal </w:t>
      </w:r>
      <w:r w:rsidRPr="00535835">
        <w:t xml:space="preserve">újságírói pedig ötször is neki ítélték az </w:t>
      </w:r>
      <w:r w:rsidRPr="00DB0D36">
        <w:rPr>
          <w:i/>
        </w:rPr>
        <w:t>Editors' Choice Awards for Best Database</w:t>
      </w:r>
      <w:r w:rsidRPr="00535835">
        <w:rPr>
          <w:rStyle w:val="apple-converted-space"/>
        </w:rPr>
        <w:t xml:space="preserve"> díjat.</w:t>
      </w:r>
    </w:p>
    <w:p w14:paraId="3952ABF2" w14:textId="77777777" w:rsidR="00DD7243" w:rsidRPr="00535835" w:rsidRDefault="008C745F" w:rsidP="00535835">
      <w:pPr>
        <w:pStyle w:val="ThesisSzveg"/>
      </w:pPr>
      <w:r>
        <w:rPr>
          <w:rStyle w:val="apple-converted-space"/>
        </w:rPr>
        <w:t>A P</w:t>
      </w:r>
      <w:r w:rsidR="00DD7243">
        <w:rPr>
          <w:rStyle w:val="apple-converted-space"/>
        </w:rPr>
        <w:t>ostgreSQL adatbázis</w:t>
      </w:r>
      <w:r>
        <w:rPr>
          <w:rStyle w:val="apple-converted-space"/>
        </w:rPr>
        <w:t xml:space="preserve"> használatához a rendelkezni kell egy lokális vagy távoli kiszolgálóval, amihez a</w:t>
      </w:r>
      <w:r w:rsidR="00DD7243">
        <w:rPr>
          <w:rStyle w:val="apple-converted-space"/>
        </w:rPr>
        <w:t xml:space="preserve"> Ruby on Rails alkalmazásban a </w:t>
      </w:r>
      <w:r w:rsidR="00DD7243" w:rsidRPr="00DD7243">
        <w:rPr>
          <w:i/>
        </w:rPr>
        <w:t>pg</w:t>
      </w:r>
      <w:r>
        <w:rPr>
          <w:rStyle w:val="apple-converted-space"/>
        </w:rPr>
        <w:t xml:space="preserve"> gem telepítésével lehet kapcsolódni</w:t>
      </w:r>
      <w:r w:rsidR="00DD7243">
        <w:rPr>
          <w:rStyle w:val="apple-converted-space"/>
        </w:rPr>
        <w:t>.</w:t>
      </w:r>
    </w:p>
    <w:p w14:paraId="339B37A9" w14:textId="77777777" w:rsidR="00965E6C" w:rsidRDefault="00C97E1F" w:rsidP="002B53A1">
      <w:pPr>
        <w:pStyle w:val="Cmsor3"/>
      </w:pPr>
      <w:bookmarkStart w:id="89" w:name="_Toc417059555"/>
      <w:r>
        <w:t>Optimalizálási modellezés</w:t>
      </w:r>
      <w:bookmarkEnd w:id="89"/>
    </w:p>
    <w:p w14:paraId="64B31294" w14:textId="77777777" w:rsidR="00530FAE" w:rsidRDefault="00535835" w:rsidP="00535021">
      <w:pPr>
        <w:pStyle w:val="ThesisSzvegElsBekezds"/>
      </w:pPr>
      <w:r>
        <w:t>Az AMPL egy modellező</w:t>
      </w:r>
      <w:r w:rsidR="00C97E1F">
        <w:t xml:space="preserve"> eszköz, amivel az optimalizálás</w:t>
      </w:r>
      <w:r>
        <w:t xml:space="preserve"> teljes életciklusát le lehet fedni. Az AMPL része egy</w:t>
      </w:r>
      <w:r w:rsidR="00F119DF">
        <w:t xml:space="preserve"> részletes és jól dokumentált mode</w:t>
      </w:r>
      <w:r>
        <w:t>llező nyelv. A modellező</w:t>
      </w:r>
      <w:r w:rsidR="00C97E1F">
        <w:t xml:space="preserve"> </w:t>
      </w:r>
      <w:r w:rsidR="00F119DF">
        <w:t xml:space="preserve">nyelv </w:t>
      </w:r>
      <w:r w:rsidR="00C97E1F">
        <w:t>használatával az optimalizálási</w:t>
      </w:r>
      <w:r>
        <w:t xml:space="preserve"> feladat minden eleme leírható kezdve az adattól, a </w:t>
      </w:r>
      <w:r w:rsidR="00D125F2">
        <w:t>korlátozásokon</w:t>
      </w:r>
      <w:r>
        <w:t xml:space="preserve"> át a célfüggvényekig. Emellett a nyelv gazdag </w:t>
      </w:r>
      <w:r w:rsidR="00D125F2">
        <w:t>programozási</w:t>
      </w:r>
      <w:r>
        <w:t xml:space="preserve"> lehetőségeket kínál </w:t>
      </w:r>
      <w:r w:rsidR="00D125F2">
        <w:t xml:space="preserve">ciklusok és elágazások használatával. Rendelkezik számos beépített matematikai függvénnyel és operátorral. Képes az adatot a modelltől elválasztani és ezáltal paraméterezhető modelleket előállítani. Az AMPL-hez modulárisan illeszthetők különféle, az igények szerint választott </w:t>
      </w:r>
      <w:r w:rsidR="00D125F2">
        <w:lastRenderedPageBreak/>
        <w:t>lineáris és nemlineáris megoldók. Az AMPL mindhárom (Windows, UNIX, Linux) népszerű operációs rendszert támogatja.</w:t>
      </w:r>
    </w:p>
    <w:p w14:paraId="44DC9CD8" w14:textId="77777777" w:rsidR="00D125F2" w:rsidRDefault="00F119DF" w:rsidP="00D125F2">
      <w:pPr>
        <w:pStyle w:val="ThesisSzveg"/>
      </w:pPr>
      <w:r>
        <w:t>A</w:t>
      </w:r>
      <w:r w:rsidR="00D125F2">
        <w:t xml:space="preserve">z AMPL nem </w:t>
      </w:r>
      <w:r>
        <w:t>egy ingyenes eszköz, de kínál</w:t>
      </w:r>
      <w:r w:rsidR="00D125F2">
        <w:t xml:space="preserve"> lehetőséget a ki</w:t>
      </w:r>
      <w:r w:rsidR="00AC5916">
        <w:t xml:space="preserve">próbálásra. A legegyszerűbben </w:t>
      </w:r>
      <w:r w:rsidR="00D125F2">
        <w:t>hozzáférhető verzió az AMPL Demo Version, amely nem funkcionalitásban, hanem teljesítményben van korlátozva. Az AMPL Demo Version egy lineáris modellezési feladatnál 500 változót és 500 korlátozást, míg nemlineáris feladat esetén 300 változót és 300 korlátozást képes feldolgozni. A Demo Version-ön kívül létezik egy 30 napos teljes próbaverzió diákoknak. A 30 nap nem hosszabbítható meg és számítógépenként korlátozott. A szakdolgozatomban az AMPL Demo Version-t használtam.</w:t>
      </w:r>
    </w:p>
    <w:p w14:paraId="5E79E594" w14:textId="77777777" w:rsidR="00DD7243" w:rsidRPr="00D125F2" w:rsidRDefault="00DD7243" w:rsidP="00D125F2">
      <w:pPr>
        <w:pStyle w:val="ThesisSzveg"/>
      </w:pPr>
      <w:r>
        <w:t>Az AMPL telepítő fájljai letölthetők az AMPL weboldaláról.</w:t>
      </w:r>
    </w:p>
    <w:p w14:paraId="05695A2D" w14:textId="77777777" w:rsidR="002B53A1" w:rsidRDefault="00C97E1F" w:rsidP="002B53A1">
      <w:pPr>
        <w:pStyle w:val="Cmsor3"/>
      </w:pPr>
      <w:bookmarkStart w:id="90" w:name="_Toc417059556"/>
      <w:r>
        <w:t>Nemlineáris megoldó</w:t>
      </w:r>
      <w:bookmarkEnd w:id="90"/>
    </w:p>
    <w:p w14:paraId="35B52A0B" w14:textId="77777777" w:rsidR="009D47D8" w:rsidRDefault="001F330E" w:rsidP="00535021">
      <w:pPr>
        <w:pStyle w:val="ThesisSzvegElsBekezds"/>
      </w:pPr>
      <w:r>
        <w:t>Az AMPL modellező eszközhöz számos lineáris és nemlineáris megoldó is választható. Ezek egy részéért fizetni kell, de vannak nyílt forráskódú, ingyenes megoldók is. A nemlineáris megoldók közül három ingyen letölthető csomagot kínálnak: az Ipopt-ot, a Bonmin-t és a Couenne-t. Mindhárom termék a COIN-OR projekt része, de kül</w:t>
      </w:r>
      <w:r w:rsidR="009D47D8">
        <w:t>önböző tulajdonságokkal bírnak.</w:t>
      </w:r>
    </w:p>
    <w:p w14:paraId="021ABC98" w14:textId="77777777" w:rsidR="009D47D8" w:rsidRDefault="001F330E" w:rsidP="009D47D8">
      <w:pPr>
        <w:pStyle w:val="ThesisSzveg"/>
      </w:pPr>
      <w:r>
        <w:t xml:space="preserve">Az Ipopt csak folyamatos </w:t>
      </w:r>
      <w:r w:rsidR="009D47D8">
        <w:t xml:space="preserve">nemlineáris problémákat tud megoldani belső pont módszerrel. Mivel az általam felírt probléma </w:t>
      </w:r>
      <w:r w:rsidR="00846FB7">
        <w:t>diszkrét bináris változókat használ, ezért nem alkalmazható. Megpróbáltam azonban futtatni, és a megoldó képes optimális megoldást találni, de figyelmen kívül hagyja változók bináris korlátozását.</w:t>
      </w:r>
    </w:p>
    <w:p w14:paraId="56C1C977" w14:textId="77777777" w:rsidR="009D47D8" w:rsidRDefault="009D47D8" w:rsidP="009D47D8">
      <w:pPr>
        <w:pStyle w:val="ThesisSzveg"/>
      </w:pPr>
      <w:r>
        <w:t xml:space="preserve">A Bonmin folytonos és diszkrét változójú konvex problémák globális optimumát szolgáltatja és heurisztikus úton képes </w:t>
      </w:r>
      <w:r w:rsidR="00CC1289">
        <w:t>nemkonvex</w:t>
      </w:r>
      <w:r>
        <w:t xml:space="preserve"> problémák megoldására is.</w:t>
      </w:r>
    </w:p>
    <w:p w14:paraId="635AC78D" w14:textId="77777777" w:rsidR="00530FAE" w:rsidRDefault="009D47D8" w:rsidP="009D47D8">
      <w:pPr>
        <w:pStyle w:val="ThesisSzveg"/>
      </w:pPr>
      <w:r>
        <w:t>A Couenne megoldó a konvexitástól függetlenül képes megoldani folytonos vagy diszktér változókkal rendelkező nemlineáris problémákat.</w:t>
      </w:r>
    </w:p>
    <w:p w14:paraId="2CA65D97" w14:textId="77777777" w:rsidR="009D47D8" w:rsidRDefault="009D47D8" w:rsidP="009D47D8">
      <w:pPr>
        <w:pStyle w:val="ThesisSzveg"/>
      </w:pPr>
      <w:r>
        <w:t>Az általam felírt problémához tehát használhattam a Bonmin és Couenne megoldókat, de a fent bemutatott tulajdonságok miatt</w:t>
      </w:r>
      <w:r w:rsidR="00033126">
        <w:t xml:space="preserve"> előszö</w:t>
      </w:r>
      <w:r>
        <w:t xml:space="preserve">r a Couenne-t választottam. A kísérletek azonban rácáfoltak az elképzelésekre. A Couenne </w:t>
      </w:r>
      <w:r>
        <w:lastRenderedPageBreak/>
        <w:t>megoldó</w:t>
      </w:r>
      <w:r w:rsidR="00846FB7">
        <w:t>, az Ipopt-hoz hasonlóan figyelmen kívü</w:t>
      </w:r>
      <w:r>
        <w:t>l hagyta a változók bináris jellegét és hely</w:t>
      </w:r>
      <w:r w:rsidR="00033126">
        <w:t>telen megoldásokat adott</w:t>
      </w:r>
      <w:r>
        <w:t>. Ezzel szemben a Bonmin használata jónak bizonyult, bármilyen adathalmazon jó megoldást kínált.</w:t>
      </w:r>
    </w:p>
    <w:p w14:paraId="05613CE1" w14:textId="77777777" w:rsidR="00C97E1F" w:rsidRDefault="00C97E1F" w:rsidP="009D47D8">
      <w:pPr>
        <w:pStyle w:val="ThesisSzveg"/>
      </w:pPr>
      <w:r>
        <w:t>A Bonmin megoldó négy különböző megoldó algoritmust tartalmaz, amelyek a következők:</w:t>
      </w:r>
    </w:p>
    <w:p w14:paraId="7E69411A" w14:textId="77777777" w:rsidR="00C97E1F" w:rsidRPr="00DB0D36" w:rsidRDefault="00C97E1F" w:rsidP="00A35656">
      <w:pPr>
        <w:pStyle w:val="ThesisSzveg"/>
        <w:numPr>
          <w:ilvl w:val="0"/>
          <w:numId w:val="12"/>
        </w:numPr>
        <w:ind w:left="993"/>
      </w:pPr>
      <w:r w:rsidRPr="00DB0D36">
        <w:t xml:space="preserve">B-BB: Nemlineáris programozás (NLP) alapú </w:t>
      </w:r>
      <w:r w:rsidR="00846FB7" w:rsidRPr="00DB0D36">
        <w:t xml:space="preserve">korlátozás és </w:t>
      </w:r>
      <w:r w:rsidR="003041DD">
        <w:t>szétválasztás</w:t>
      </w:r>
      <w:r w:rsidR="00846FB7" w:rsidRPr="00DB0D36">
        <w:t xml:space="preserve"> (branch and bound) algoritmus</w:t>
      </w:r>
    </w:p>
    <w:p w14:paraId="26F37995" w14:textId="77777777" w:rsidR="00C97E1F" w:rsidRPr="00DB0D36" w:rsidRDefault="00A35656" w:rsidP="00A35656">
      <w:pPr>
        <w:pStyle w:val="ThesisSzveg"/>
        <w:numPr>
          <w:ilvl w:val="0"/>
          <w:numId w:val="12"/>
        </w:numPr>
        <w:ind w:left="993"/>
      </w:pPr>
      <w:r w:rsidRPr="00DB0D36">
        <w:t>B-OA: Külső közelítéses algoritmus kimondottan vegyes-egész (mixed-integer) nemlineáris problémák megoldására fejlesztve</w:t>
      </w:r>
    </w:p>
    <w:p w14:paraId="658C1BC6" w14:textId="77777777" w:rsidR="00C97E1F" w:rsidRPr="00DB0D36" w:rsidRDefault="00A35656" w:rsidP="00A35656">
      <w:pPr>
        <w:pStyle w:val="ThesisSzveg"/>
        <w:numPr>
          <w:ilvl w:val="0"/>
          <w:numId w:val="12"/>
        </w:numPr>
        <w:ind w:left="993"/>
      </w:pPr>
      <w:r w:rsidRPr="00DB0D36">
        <w:t>B-QG: Quesada és Grossmann korlátozás és vágás (branch and cut) algoritmusa</w:t>
      </w:r>
    </w:p>
    <w:p w14:paraId="4B12622E" w14:textId="77777777" w:rsidR="00C97E1F" w:rsidRPr="00DB0D36" w:rsidRDefault="00A35656" w:rsidP="00A35656">
      <w:pPr>
        <w:pStyle w:val="ThesisSzveg"/>
        <w:numPr>
          <w:ilvl w:val="0"/>
          <w:numId w:val="12"/>
        </w:numPr>
        <w:ind w:left="993"/>
      </w:pPr>
      <w:r w:rsidRPr="00DB0D36">
        <w:t>B-Hyb: Egy hibrid,</w:t>
      </w:r>
      <w:r w:rsidR="00DB0D36">
        <w:t xml:space="preserve"> külső közelítés alapú</w:t>
      </w:r>
      <w:r w:rsidRPr="00DB0D36">
        <w:t xml:space="preserve"> korlátozás és vágás algoritmus</w:t>
      </w:r>
    </w:p>
    <w:p w14:paraId="1B4D6417" w14:textId="77777777" w:rsidR="00C97E1F" w:rsidRDefault="00C97E1F" w:rsidP="009D47D8">
      <w:pPr>
        <w:pStyle w:val="ThesisSzveg"/>
      </w:pPr>
      <w:r>
        <w:t>Ezek közül kísérleti úton választottam ki a B-OA algoritmust, mert szignifikáns különbséget mutatott futási időben a többi algoritmushoz képest.</w:t>
      </w:r>
    </w:p>
    <w:p w14:paraId="030596FB" w14:textId="77777777" w:rsidR="00DD7243" w:rsidRPr="00530FAE" w:rsidRDefault="00DD7243" w:rsidP="009D47D8">
      <w:pPr>
        <w:pStyle w:val="ThesisSzveg"/>
      </w:pPr>
      <w:r>
        <w:t>A nemlineáris megoldó telepítő fájljai letölthetők az AMPL weboldaláról.</w:t>
      </w:r>
    </w:p>
    <w:p w14:paraId="087DDFBF" w14:textId="77777777" w:rsidR="002B53A1" w:rsidRDefault="00C97E1F" w:rsidP="002B53A1">
      <w:pPr>
        <w:pStyle w:val="Cmsor3"/>
      </w:pPr>
      <w:bookmarkStart w:id="91" w:name="_Toc417059557"/>
      <w:r>
        <w:t>Megjelenés</w:t>
      </w:r>
      <w:bookmarkEnd w:id="91"/>
    </w:p>
    <w:p w14:paraId="5FFD5D95" w14:textId="77777777" w:rsidR="00DB0D36" w:rsidRDefault="005D5CA2" w:rsidP="00535021">
      <w:pPr>
        <w:pStyle w:val="ThesisSzvegElsBekezds"/>
      </w:pPr>
      <w:r>
        <w:t>A webalkalmazás célcsoportját tekintve fontos, hogy a megjelenő felületek átláthatóak, a szemnek kellemesek és divatosak legyenek. Manapság nem szükséges, hogy egy weboldalhoz a fejlesztője egyedi megjelenésű gombokat, szövegmezőket és egyéb alkotóelemeket</w:t>
      </w:r>
      <w:r w:rsidR="00DB0D36">
        <w:t xml:space="preserve"> tervezzen.</w:t>
      </w:r>
    </w:p>
    <w:p w14:paraId="15FBFAA2" w14:textId="77777777" w:rsidR="00530FAE" w:rsidRDefault="005D5CA2" w:rsidP="00DB0D36">
      <w:pPr>
        <w:pStyle w:val="ThesisSzveg"/>
      </w:pPr>
      <w:r>
        <w:t xml:space="preserve">A gyors fejlesztés és a trendek egyszerű követése hívta életre az általános webes megjelenítési csomagokat (angolul: </w:t>
      </w:r>
      <w:r w:rsidRPr="00DB0D36">
        <w:rPr>
          <w:i/>
        </w:rPr>
        <w:t>UI kit</w:t>
      </w:r>
      <w:r>
        <w:t xml:space="preserve">). Ezek olyan ingyenes vagy megvásárolható csomagok, amelyek egy egységes kinézetet biztosító megjelenést ígérnek. A csomagok jellemzően CSS és Javascript fájlokat rejtenek. A CSS fájlokban meghatározott osztályokat az egyszerű HTML </w:t>
      </w:r>
      <w:r w:rsidR="00DB0D36">
        <w:t>elemeken kell alkalmazni. A HTML elemek átmaszkolásán túl a legtöbb csomaghoz tartozhatnak animációk,</w:t>
      </w:r>
      <w:r w:rsidR="000F362A">
        <w:t xml:space="preserve"> ikonok,</w:t>
      </w:r>
      <w:r w:rsidR="00DB0D36">
        <w:t xml:space="preserve"> összetett építőelemek (pl.: legördülő menü, lebegő ablak, menüsáv) és komplett, az elrendezést segítő rácsszerkezetek (</w:t>
      </w:r>
      <w:r w:rsidR="00DB0D36" w:rsidRPr="00DB0D36">
        <w:rPr>
          <w:i/>
        </w:rPr>
        <w:t>grid system</w:t>
      </w:r>
      <w:r w:rsidR="00DB0D36">
        <w:t xml:space="preserve">). A legtöbb </w:t>
      </w:r>
      <w:r w:rsidR="00DB0D36">
        <w:lastRenderedPageBreak/>
        <w:t xml:space="preserve">megjelenítési csomag a rácsszerkezetek használatával képes </w:t>
      </w:r>
      <w:r w:rsidR="000F362A">
        <w:t xml:space="preserve">automatikusan </w:t>
      </w:r>
      <w:r w:rsidR="00DB0D36">
        <w:t>a megjelenést</w:t>
      </w:r>
      <w:r w:rsidR="000F362A">
        <w:t xml:space="preserve"> bármilyen méretű</w:t>
      </w:r>
      <w:r w:rsidR="00DB0D36">
        <w:t xml:space="preserve"> képernyőhöz</w:t>
      </w:r>
      <w:r w:rsidR="000F362A">
        <w:t xml:space="preserve"> igazítani.</w:t>
      </w:r>
    </w:p>
    <w:p w14:paraId="7ECAD76A" w14:textId="77777777" w:rsidR="000F362A" w:rsidRDefault="000F362A" w:rsidP="00DB0D36">
      <w:pPr>
        <w:pStyle w:val="ThesisSzveg"/>
      </w:pPr>
      <w:r>
        <w:t>A webalkalmazás elkészítéséhez a Bootstrap nevű megjelenítési csomagot választottam. A Bootstrap a Twitter által kifejlesztett és nyílt forráskódúvá tett megjelenítési csomag. Mivel a Twitter is Ruby on Rails keretrendszert használ, ezért a Bootstrap remekül illeszkedik az én környezetembe is. A Bootstrap a HTML szabvány minden kezelőelemét egyedivé teszi, ezen kívül rendelkezik egy 12 oszloppal operáló rácsszerkezettel, valamint többféle, az összetartozó elemeket egybezáró konténer-elemmel.</w:t>
      </w:r>
    </w:p>
    <w:p w14:paraId="46B6F10C" w14:textId="77777777" w:rsidR="000F362A" w:rsidRDefault="000F362A" w:rsidP="00DB0D36">
      <w:pPr>
        <w:pStyle w:val="ThesisSzveg"/>
      </w:pPr>
      <w:r>
        <w:t>A kellemes megjelenés mellett fontos volt, hogy az egyes űrlapelemek és gombok funkcióit ikonok jelezzék a könnyebb érthetőség miatt. A Bootstrap csomag rendelkezik egy korlátozott ikonkészletettel, azonban az általam választott FontAwesome csomag több, mint 500 ikonja gazdagabb megjelenést biztosít.</w:t>
      </w:r>
    </w:p>
    <w:p w14:paraId="734A36CB" w14:textId="77777777" w:rsidR="000F362A" w:rsidRPr="00DD7243" w:rsidRDefault="000F362A" w:rsidP="00DD7243">
      <w:pPr>
        <w:pStyle w:val="ThesisSzveg"/>
      </w:pPr>
      <w:r w:rsidRPr="00DD7243">
        <w:t xml:space="preserve">A </w:t>
      </w:r>
      <w:r w:rsidR="00DD7243" w:rsidRPr="00DD7243">
        <w:t xml:space="preserve">fenti csomagokat Ruby gem-ek telepítésével lehet Ruby on Rails alkalmazásban használni. A Bootstrap csomaghoz a </w:t>
      </w:r>
      <w:r w:rsidR="00DD7243" w:rsidRPr="00DD7243">
        <w:rPr>
          <w:i/>
        </w:rPr>
        <w:t>bootstrap-sass</w:t>
      </w:r>
      <w:r w:rsidR="00DD7243" w:rsidRPr="00DD7243">
        <w:t xml:space="preserve"> gem-et, a FontAwesome csomaghoz a </w:t>
      </w:r>
      <w:r w:rsidR="00DD7243" w:rsidRPr="00DD7243">
        <w:rPr>
          <w:i/>
        </w:rPr>
        <w:t>font-awesome-sass</w:t>
      </w:r>
      <w:r w:rsidR="00DD7243" w:rsidRPr="00DD7243">
        <w:t xml:space="preserve"> gem-et kell telepíteni.</w:t>
      </w:r>
    </w:p>
    <w:p w14:paraId="0124F6FF" w14:textId="77777777" w:rsidR="002B53A1" w:rsidRDefault="00C97E1F" w:rsidP="002B53A1">
      <w:pPr>
        <w:pStyle w:val="Cmsor3"/>
      </w:pPr>
      <w:bookmarkStart w:id="92" w:name="_Ref417042072"/>
      <w:bookmarkStart w:id="93" w:name="_Toc417059558"/>
      <w:r>
        <w:t>Autentikáció és autorizáció</w:t>
      </w:r>
      <w:bookmarkEnd w:id="92"/>
      <w:bookmarkEnd w:id="93"/>
    </w:p>
    <w:p w14:paraId="022441D3" w14:textId="578BF518" w:rsidR="00E864E8" w:rsidRDefault="007372C5" w:rsidP="00535021">
      <w:pPr>
        <w:pStyle w:val="ThesisSzvegElsBekezds"/>
      </w:pPr>
      <w:r>
        <w:t xml:space="preserve">Az </w:t>
      </w:r>
      <w:r>
        <w:fldChar w:fldCharType="begin"/>
      </w:r>
      <w:r>
        <w:instrText xml:space="preserve"> REF _Ref416275175 \r \h </w:instrText>
      </w:r>
      <w:r>
        <w:fldChar w:fldCharType="separate"/>
      </w:r>
      <w:r w:rsidR="00B65813">
        <w:t>5.2.1</w:t>
      </w:r>
      <w:r>
        <w:fldChar w:fldCharType="end"/>
      </w:r>
      <w:r>
        <w:t xml:space="preserve">-ben meghatározott követelmények valamilyen autentikációs és autorizációs modul kialakítását teszik kötelezővé. A Ruby </w:t>
      </w:r>
      <w:r w:rsidR="00AA3717">
        <w:t>on Rails alkalmazásokhoz több k</w:t>
      </w:r>
      <w:r>
        <w:t>é</w:t>
      </w:r>
      <w:r w:rsidR="00AA3717">
        <w:t>s</w:t>
      </w:r>
      <w:r>
        <w:t>z megoldás is kínálkozik. Ezek közül én a Devise nevű implementációt választottam.</w:t>
      </w:r>
    </w:p>
    <w:p w14:paraId="43FDDD12" w14:textId="77777777" w:rsidR="007372C5" w:rsidRDefault="007372C5" w:rsidP="007372C5">
      <w:pPr>
        <w:pStyle w:val="ThesisSzveg"/>
      </w:pPr>
      <w:r>
        <w:t xml:space="preserve">A Devise egy Warden alapú, a Rails alkalmazások számára készült autentikációs és autorizációs megoldás. A Warden a Rack környezetet használó Ruby alkalmazásoknak autentikációs megoldást. A Devise teljes egészében támogatja a Rails alkalmazások MVC (Model-View-Controller) architektúráját. Képes egyszerre több felhasználót beléptetve tartani és kezelni. Ezen kívül moduláris felépítésű, így konfigurálható az alkalmazásban való használata. A fő szolgáltatásai, hogy a felhasználókat adatbázisból azonosítja, a jelszavakat BCrypt algoritmussal titkosítva tárolja, </w:t>
      </w:r>
      <w:r w:rsidR="009774D1">
        <w:t xml:space="preserve">kezeli az elfelejtett jelszavakat, képes email </w:t>
      </w:r>
      <w:r w:rsidR="009774D1">
        <w:lastRenderedPageBreak/>
        <w:t>értesítéseket küldeni, használ email és jelszó validálást, valamint, hogy használatával időben korlátozhatók a munkamenetek.</w:t>
      </w:r>
    </w:p>
    <w:p w14:paraId="7D16E153" w14:textId="77777777" w:rsidR="009774D1" w:rsidRPr="007372C5" w:rsidRDefault="009774D1" w:rsidP="007372C5">
      <w:pPr>
        <w:pStyle w:val="ThesisSzveg"/>
      </w:pPr>
      <w:r>
        <w:t xml:space="preserve">A Devise használatához a </w:t>
      </w:r>
      <w:r w:rsidRPr="009774D1">
        <w:rPr>
          <w:i/>
        </w:rPr>
        <w:t>devise</w:t>
      </w:r>
      <w:r>
        <w:t xml:space="preserve"> gem-et kell telepíteni.</w:t>
      </w:r>
    </w:p>
    <w:p w14:paraId="71CF2050" w14:textId="77777777" w:rsidR="00864D34" w:rsidRDefault="00C97E1F" w:rsidP="00E864E8">
      <w:pPr>
        <w:pStyle w:val="Cmsor3"/>
      </w:pPr>
      <w:bookmarkStart w:id="94" w:name="_Toc417059559"/>
      <w:r>
        <w:t>Geolokáció</w:t>
      </w:r>
      <w:bookmarkEnd w:id="94"/>
    </w:p>
    <w:p w14:paraId="3217A44F" w14:textId="77777777" w:rsidR="00E864E8" w:rsidRDefault="002331A3" w:rsidP="00E864E8">
      <w:pPr>
        <w:pStyle w:val="ThesisSzveg"/>
      </w:pPr>
      <w:r>
        <w:t>A szálláskeresők számára előnyös, ha szobák és szálláshelyek böngészése közben a szálláshelyek címeik szerint megjelenítésre kerülnek térképen is. A térképes megjelenítés segítségével a felhasználó könnyebben elhelyezi a szálláshelyet a környezetében.</w:t>
      </w:r>
    </w:p>
    <w:p w14:paraId="50073F4B" w14:textId="77777777" w:rsidR="002331A3" w:rsidRDefault="002331A3" w:rsidP="00E864E8">
      <w:pPr>
        <w:pStyle w:val="ThesisSzveg"/>
      </w:pPr>
      <w:r>
        <w:t xml:space="preserve">A szálláshelyek térképen való megjelenítéséhez az első lépés a regisztráció során felvitt teljes cím leképzése koordinátákká. Ehhez egyszerű és kézenfekvő megoldást kínál a Gecoder nevű megoldás. A Geocoder a geokódolásra megjelölt modelleket az adatbázisba mentés előtt megvizsgálja, és a megadott mezők alapján meghatározza a címhez tartozó koordinátákat, amiket a modell </w:t>
      </w:r>
      <w:r w:rsidRPr="002331A3">
        <w:rPr>
          <w:i/>
        </w:rPr>
        <w:t>latitude</w:t>
      </w:r>
      <w:r>
        <w:t xml:space="preserve"> és </w:t>
      </w:r>
      <w:r w:rsidRPr="002331A3">
        <w:rPr>
          <w:i/>
        </w:rPr>
        <w:t>longitude</w:t>
      </w:r>
      <w:r>
        <w:t xml:space="preserve"> mezőibe ment. Alapértelmezetten a Google térkép szolgáltatását használja.</w:t>
      </w:r>
    </w:p>
    <w:p w14:paraId="4113FCDC" w14:textId="77777777" w:rsidR="002331A3" w:rsidRDefault="002331A3" w:rsidP="00E864E8">
      <w:pPr>
        <w:pStyle w:val="ThesisSzveg"/>
      </w:pPr>
      <w:r>
        <w:t>A koordináták megjelenítéséhe</w:t>
      </w:r>
      <w:r w:rsidR="00733040">
        <w:t>z a Google Maps-et szerettem vol</w:t>
      </w:r>
      <w:r>
        <w:t>na haszná</w:t>
      </w:r>
      <w:r w:rsidR="00733040">
        <w:t>lni népszerűsége</w:t>
      </w:r>
      <w:r>
        <w:t xml:space="preserve"> miatt. </w:t>
      </w:r>
      <w:r w:rsidR="00733040">
        <w:t>A Google Maps Ruby on Rails alkalmazásokba való egyszerű integrálását ígéri a Gmaps4Rails nevű megoldás. Használatával nem kell az alkalmazáshoz API kulcsot regisztrálni, a legtöbb konfigurációt elrejti, és kényelmes interfészt biztosít a térkép személyre szabására. A térképen megjelenítendő pontokat egy JSON tömbbe foglalva várja.</w:t>
      </w:r>
    </w:p>
    <w:p w14:paraId="36D84AE1" w14:textId="77777777" w:rsidR="00733040" w:rsidRPr="00E864E8" w:rsidRDefault="00733040" w:rsidP="00E864E8">
      <w:pPr>
        <w:pStyle w:val="ThesisSzveg"/>
      </w:pPr>
      <w:r>
        <w:t xml:space="preserve">A fent bemutatott szolgáltatások használatához a </w:t>
      </w:r>
      <w:r w:rsidRPr="00733040">
        <w:rPr>
          <w:i/>
        </w:rPr>
        <w:t>geocoder</w:t>
      </w:r>
      <w:r>
        <w:t xml:space="preserve"> és a </w:t>
      </w:r>
      <w:r w:rsidRPr="00733040">
        <w:rPr>
          <w:i/>
        </w:rPr>
        <w:t>gmaps4rails</w:t>
      </w:r>
      <w:r>
        <w:t xml:space="preserve"> gem-eket kell telepíteni a Ruby on Rails alkalmazásban.</w:t>
      </w:r>
    </w:p>
    <w:p w14:paraId="22BD741B" w14:textId="77777777" w:rsidR="00E864E8" w:rsidRDefault="00C97E1F" w:rsidP="00E864E8">
      <w:pPr>
        <w:pStyle w:val="Cmsor3"/>
      </w:pPr>
      <w:bookmarkStart w:id="95" w:name="_Toc417059560"/>
      <w:r>
        <w:t>Űrlap</w:t>
      </w:r>
      <w:r w:rsidR="00C63D29">
        <w:t>ok</w:t>
      </w:r>
      <w:bookmarkEnd w:id="95"/>
    </w:p>
    <w:p w14:paraId="591BE588" w14:textId="77777777" w:rsidR="00E864E8" w:rsidRDefault="00E474FA" w:rsidP="00535021">
      <w:pPr>
        <w:pStyle w:val="ThesisSzvegElsBekezds"/>
      </w:pPr>
      <w:r>
        <w:t>A Ruby on Rails keretrendszer alapértelmezett űrlapsegédjei megkönnyítik a modellekhez kapcsolódó űrlapok elkészítését, azonban még egyszerűbbé tehető a Simple Form nevű megoldás használatával.</w:t>
      </w:r>
    </w:p>
    <w:p w14:paraId="1E417550" w14:textId="77777777" w:rsidR="00E474FA" w:rsidRDefault="00E474FA" w:rsidP="00E474FA">
      <w:pPr>
        <w:pStyle w:val="ThesisSzveg"/>
      </w:pPr>
      <w:r>
        <w:t xml:space="preserve">A Simple Form egy olyan űrlapsegéd, amely használatával az űrlapok elkészítésekor nem kell foglalkozni a beviteli mezők típusával, mert azt a Simple Form maga választja ki a beviteli mezőhöz tartozó attribútum alapján. Ezen kívül a </w:t>
      </w:r>
      <w:r>
        <w:lastRenderedPageBreak/>
        <w:t>telepítéskor megadott opció eredményeként a beviteli mezőkbe integrálja a megfelelő Bootstrap osztályokat.</w:t>
      </w:r>
    </w:p>
    <w:p w14:paraId="503E4EE9" w14:textId="7837AF47" w:rsidR="00E474FA" w:rsidRDefault="00E474FA" w:rsidP="00E474FA">
      <w:pPr>
        <w:pStyle w:val="ThesisSzveg"/>
      </w:pPr>
      <w:r>
        <w:t xml:space="preserve">A webalkalmazás rendszeresen visszatérő eleme a dátumválasztó beviteli mező. Legtöbbször a szobák elérhetőségének vizsgálatakor és a foglalás időtartamának beállításához használatos. </w:t>
      </w:r>
      <w:r w:rsidR="007235FD">
        <w:t>Egy jól használható, intuitív megoldás a Bootstrap 3 Datepicker nevű kiegészítő. Használatával a beviteli mező alatt vagy fölött megjelenik egy ablak, amiben akár másodpercre pontos időpontok is kiválaszthatók. Ahogy az a nevéből is sejthető, megjelenése jól illeszkedik a Bootstrap stílusához. A Bootstrap 3 Datepick</w:t>
      </w:r>
      <w:r w:rsidR="007C1914">
        <w:t>er a MomentJS Javascript könyvtá</w:t>
      </w:r>
      <w:r w:rsidR="007235FD">
        <w:t>r használja a dátumkezeléshez.</w:t>
      </w:r>
    </w:p>
    <w:p w14:paraId="01661A1D" w14:textId="77777777" w:rsidR="007235FD" w:rsidRDefault="007235FD" w:rsidP="00E474FA">
      <w:pPr>
        <w:pStyle w:val="ThesisSzveg"/>
      </w:pPr>
      <w:r>
        <w:t>Az intelligens keresés felületén a felhasználónak ki kell választania, hogy milyen szempont szerint (ár, távolság) keressen a rendszer a szobák között. Ehhez az egyszerű jelölőnégyzet helyett valamilyen látványosabb elemet választottam. A Bootstrap Switch nevű megoldás a jelölőnégyzetekből nagy, színes felirattal ellátott kétállású kapcsolókat készít.</w:t>
      </w:r>
    </w:p>
    <w:p w14:paraId="4504795E" w14:textId="77777777" w:rsidR="007235FD" w:rsidRPr="000B616A" w:rsidRDefault="007235FD" w:rsidP="000B616A">
      <w:pPr>
        <w:pStyle w:val="ThesisSzveg"/>
      </w:pPr>
      <w:r w:rsidRPr="000B616A">
        <w:t xml:space="preserve">A Simple Form használatához a </w:t>
      </w:r>
      <w:r w:rsidRPr="000B616A">
        <w:rPr>
          <w:i/>
        </w:rPr>
        <w:t>simple_form</w:t>
      </w:r>
      <w:r w:rsidRPr="000B616A">
        <w:t xml:space="preserve">, a Bootstrap 3 Datepickerhez a </w:t>
      </w:r>
      <w:r w:rsidRPr="000B616A">
        <w:rPr>
          <w:i/>
        </w:rPr>
        <w:t>bootstrap3-datetimepicker-rails</w:t>
      </w:r>
      <w:r w:rsidRPr="000B616A">
        <w:t xml:space="preserve"> és </w:t>
      </w:r>
      <w:r w:rsidRPr="000B616A">
        <w:rPr>
          <w:i/>
        </w:rPr>
        <w:t>momentjs-rails</w:t>
      </w:r>
      <w:r w:rsidR="000B616A" w:rsidRPr="000B616A">
        <w:t xml:space="preserve">, a Bootstrap Switch kiegészítőhöz pedig a </w:t>
      </w:r>
      <w:r w:rsidR="000B616A" w:rsidRPr="000B616A">
        <w:rPr>
          <w:i/>
        </w:rPr>
        <w:t>bootstrap-switch-rails</w:t>
      </w:r>
      <w:r w:rsidR="000B616A" w:rsidRPr="000B616A">
        <w:t xml:space="preserve"> gem-eket kell telepíteni.</w:t>
      </w:r>
    </w:p>
    <w:p w14:paraId="57B0D2C8" w14:textId="77777777" w:rsidR="00E864E8" w:rsidRPr="00E864E8" w:rsidRDefault="00C97E1F" w:rsidP="00E864E8">
      <w:pPr>
        <w:pStyle w:val="Cmsor3"/>
      </w:pPr>
      <w:bookmarkStart w:id="96" w:name="_Toc417059561"/>
      <w:r>
        <w:t>Képek tárolása és megjelenítése</w:t>
      </w:r>
      <w:bookmarkEnd w:id="96"/>
    </w:p>
    <w:p w14:paraId="35931A79" w14:textId="77777777" w:rsidR="000726F6" w:rsidRDefault="001B485C" w:rsidP="00535021">
      <w:pPr>
        <w:pStyle w:val="ThesisSzvegElsBekezds"/>
      </w:pPr>
      <w:r>
        <w:t>A szálláskeresők számára előnyös, ha a szobákról és a szálláshelyekről képeket is láthat. A képek növelik a szálláskereső bizalmát és szűrőként is funkcionálnak. A Ruby on Rails alkalmazásokban megjelenő modellekhez a Paperclip nevű megoldással lehet hatékonyan képeket és egyéb fájlokat csatolni.</w:t>
      </w:r>
    </w:p>
    <w:p w14:paraId="676B694C" w14:textId="77777777" w:rsidR="001B485C" w:rsidRDefault="001B485C" w:rsidP="001B485C">
      <w:pPr>
        <w:pStyle w:val="ThesisSzveg"/>
      </w:pPr>
      <w:r>
        <w:t xml:space="preserve">A Paperclip kiegészítő a fájlok modellekhez </w:t>
      </w:r>
      <w:r w:rsidR="001A3C62">
        <w:t>való csatolásán kívü</w:t>
      </w:r>
      <w:r>
        <w:t xml:space="preserve">l elvégzi azok típus szerinti validációját, </w:t>
      </w:r>
      <w:r w:rsidR="001A3C62">
        <w:t>a képeket ké</w:t>
      </w:r>
      <w:r>
        <w:t>p</w:t>
      </w:r>
      <w:r w:rsidR="001A3C62">
        <w:t>e</w:t>
      </w:r>
      <w:r>
        <w:t xml:space="preserve">s átméretezni </w:t>
      </w:r>
      <w:r w:rsidR="001A3C62">
        <w:t>és előnézeti képeket készíteni.</w:t>
      </w:r>
      <w:r w:rsidR="00D770AE">
        <w:t xml:space="preserve"> Képek tárolásához szükség van az ImageMagick nevű képfeldolgozó könyvtárra.</w:t>
      </w:r>
    </w:p>
    <w:p w14:paraId="1EB3848B" w14:textId="77777777" w:rsidR="00506171" w:rsidRDefault="00657670" w:rsidP="00506171">
      <w:pPr>
        <w:pStyle w:val="ThesisSzveg"/>
      </w:pPr>
      <w:r>
        <w:t>A P</w:t>
      </w:r>
      <w:r w:rsidR="001A3C62">
        <w:t xml:space="preserve">aperclip kiegészítő használatához a </w:t>
      </w:r>
      <w:r w:rsidR="001A3C62" w:rsidRPr="001A3C62">
        <w:rPr>
          <w:i/>
        </w:rPr>
        <w:t>paperclip</w:t>
      </w:r>
      <w:r w:rsidR="001A3C62">
        <w:t xml:space="preserve"> gem-et kell telepíteni.</w:t>
      </w:r>
    </w:p>
    <w:p w14:paraId="67F08C9B" w14:textId="77777777" w:rsidR="00506171" w:rsidRPr="00506171" w:rsidRDefault="00506171" w:rsidP="001A3C62">
      <w:pPr>
        <w:pStyle w:val="ThesisSzveg"/>
        <w:ind w:firstLine="0"/>
        <w:sectPr w:rsidR="00506171" w:rsidRPr="00506171" w:rsidSect="00FD5FB2">
          <w:headerReference w:type="default" r:id="rId38"/>
          <w:pgSz w:w="11907" w:h="16839" w:code="9"/>
          <w:pgMar w:top="1701" w:right="1701" w:bottom="1701" w:left="0" w:header="709" w:footer="709" w:gutter="2268"/>
          <w:cols w:space="708"/>
          <w:docGrid w:linePitch="360"/>
        </w:sectPr>
      </w:pPr>
    </w:p>
    <w:p w14:paraId="124EF46C" w14:textId="77777777" w:rsidR="00E40DAB" w:rsidRDefault="00E40DAB" w:rsidP="000C21EE">
      <w:pPr>
        <w:pStyle w:val="Cmsor1"/>
      </w:pPr>
      <w:bookmarkStart w:id="97" w:name="_Toc417059562"/>
      <w:r w:rsidRPr="00964772">
        <w:lastRenderedPageBreak/>
        <w:t>Megvalósítás</w:t>
      </w:r>
      <w:bookmarkEnd w:id="97"/>
    </w:p>
    <w:p w14:paraId="7A038C1A" w14:textId="77777777" w:rsidR="00530FAE" w:rsidRDefault="005C6E8C" w:rsidP="005C6E8C">
      <w:pPr>
        <w:pStyle w:val="Cmsor2"/>
      </w:pPr>
      <w:bookmarkStart w:id="98" w:name="_Toc417059563"/>
      <w:r>
        <w:t>Adatbázis kapcsolat és modellek elkészítése</w:t>
      </w:r>
      <w:bookmarkEnd w:id="98"/>
    </w:p>
    <w:p w14:paraId="7522BC7A" w14:textId="77777777" w:rsidR="005C6E8C" w:rsidRDefault="00A45F80" w:rsidP="00535021">
      <w:pPr>
        <w:pStyle w:val="ThesisSzvegElsBekezds"/>
      </w:pPr>
      <w:r>
        <w:t>A fejlesztés során a fejlesztő gépen egy lokális adatbázist üzemeltettem, ehhez kapcsolódott a készülő webalkalmazás. Ruby on Rails környezetben a konfigurációs feladatok egyike az adatbázis kapcsolat beállítása. A Rails alkalmazások megkülönböztetnek fejlesztési (</w:t>
      </w:r>
      <w:r w:rsidRPr="00A45F80">
        <w:rPr>
          <w:i/>
        </w:rPr>
        <w:t>development</w:t>
      </w:r>
      <w:r>
        <w:t>), tesztelési (</w:t>
      </w:r>
      <w:r>
        <w:rPr>
          <w:i/>
        </w:rPr>
        <w:t>test</w:t>
      </w:r>
      <w:r>
        <w:t>) és éles (</w:t>
      </w:r>
      <w:r w:rsidRPr="00A45F80">
        <w:rPr>
          <w:i/>
        </w:rPr>
        <w:t>production</w:t>
      </w:r>
      <w:r>
        <w:t>) környezeteket. Ezek, mint névterek léteznek egy Rails alkalmazásban és hozzájuk konfigurációs beállítások és környezeti változók rendelhetők.</w:t>
      </w:r>
    </w:p>
    <w:p w14:paraId="50A5780D" w14:textId="77777777" w:rsidR="00A45F80" w:rsidRDefault="00A45F80" w:rsidP="00A45F80">
      <w:pPr>
        <w:pStyle w:val="ThesisSzveg"/>
      </w:pPr>
      <w:r>
        <w:t xml:space="preserve">Az adatbázis konfigurációját az alkalmazás gyökérkönyvtárában lévő </w:t>
      </w:r>
      <w:r w:rsidRPr="00A45F80">
        <w:rPr>
          <w:i/>
        </w:rPr>
        <w:t>config</w:t>
      </w:r>
      <w:r>
        <w:t xml:space="preserve"> mappában található </w:t>
      </w:r>
      <w:r w:rsidRPr="00A45F80">
        <w:rPr>
          <w:i/>
        </w:rPr>
        <w:t>database.yml</w:t>
      </w:r>
      <w:r>
        <w:t xml:space="preserve"> fájlban kell elvégezni. Egy tipikus konfiguráció a következőképpen néz ki:</w:t>
      </w:r>
    </w:p>
    <w:p w14:paraId="76FB5B9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default: </w:t>
      </w:r>
      <w:r>
        <w:rPr>
          <w:rFonts w:ascii="Menlo" w:hAnsi="Menlo" w:cs="Menlo"/>
          <w:i/>
          <w:iCs/>
          <w:color w:val="336699"/>
          <w:sz w:val="24"/>
          <w:szCs w:val="24"/>
          <w:lang w:val="en-US"/>
        </w:rPr>
        <w:t>&amp;default</w:t>
      </w:r>
    </w:p>
    <w:p w14:paraId="23F4C98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00E32F36"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696D9D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m3dw3</w:t>
      </w:r>
    </w:p>
    <w:p w14:paraId="042F37C4"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w:t>
      </w:r>
      <w:r w:rsidR="004D6986">
        <w:rPr>
          <w:rFonts w:ascii="Menlo" w:hAnsi="Menlo" w:cs="Menlo"/>
          <w:sz w:val="24"/>
          <w:szCs w:val="24"/>
          <w:lang w:val="en-US"/>
        </w:rPr>
        <w:t>*****</w:t>
      </w:r>
    </w:p>
    <w:p w14:paraId="227B1D74"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host: localhost</w:t>
      </w:r>
    </w:p>
    <w:p w14:paraId="6825B2A8"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development:</w:t>
      </w:r>
    </w:p>
    <w:p w14:paraId="0943D27B"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09EE62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w:t>
      </w:r>
    </w:p>
    <w:p w14:paraId="194B22FE"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test:</w:t>
      </w:r>
    </w:p>
    <w:p w14:paraId="728A35F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3B4496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vagato_test</w:t>
      </w:r>
    </w:p>
    <w:p w14:paraId="51544362"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production:</w:t>
      </w:r>
    </w:p>
    <w:p w14:paraId="28A9E1B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1844FE8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9E53ABD"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database: vagato</w:t>
      </w:r>
    </w:p>
    <w:p w14:paraId="5A0B394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deploy</w:t>
      </w:r>
    </w:p>
    <w:p w14:paraId="7BA04F39"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w:t>
      </w:r>
      <w:r w:rsidR="004D6986">
        <w:rPr>
          <w:rFonts w:ascii="Menlo" w:hAnsi="Menlo" w:cs="Menlo"/>
          <w:sz w:val="24"/>
          <w:szCs w:val="24"/>
          <w:lang w:val="en-US"/>
        </w:rPr>
        <w:t>*****</w:t>
      </w:r>
    </w:p>
    <w:p w14:paraId="500C2B07" w14:textId="77777777" w:rsidR="00A45F80" w:rsidRDefault="005B7CA3" w:rsidP="00DB471F">
      <w:pPr>
        <w:autoSpaceDE w:val="0"/>
        <w:autoSpaceDN w:val="0"/>
        <w:adjustRightInd w:val="0"/>
        <w:spacing w:line="360" w:lineRule="auto"/>
        <w:ind w:left="720"/>
        <w:rPr>
          <w:ins w:id="99" w:author="Balázs Rozsenich" w:date="2015-04-13T09:40:00Z"/>
          <w:rFonts w:ascii="Menlo" w:hAnsi="Menlo" w:cs="Menlo"/>
          <w:sz w:val="24"/>
          <w:szCs w:val="24"/>
          <w:lang w:val="en-US"/>
        </w:rPr>
      </w:pPr>
      <w:r>
        <w:rPr>
          <w:rFonts w:ascii="Menlo" w:hAnsi="Menlo" w:cs="Menlo"/>
          <w:sz w:val="24"/>
          <w:szCs w:val="24"/>
          <w:lang w:val="en-US"/>
        </w:rPr>
        <w:t xml:space="preserve">  host: localhost</w:t>
      </w:r>
    </w:p>
    <w:p w14:paraId="7DDB85FA" w14:textId="77777777" w:rsidR="005B7CA3" w:rsidRDefault="004D6986" w:rsidP="00DB471F">
      <w:pPr>
        <w:pStyle w:val="ThesisSzveg"/>
      </w:pPr>
      <w:r>
        <w:t>A fenti konfigurációból is látszik, hogy az egyező tulajdonságokat nem kell minden környezetben újra definiálni. A YAML típusú konfiguráció megengedi korábban definiált objektumok használatát későbbi bejegyzések tartalmaként.</w:t>
      </w:r>
    </w:p>
    <w:p w14:paraId="69AFD13D" w14:textId="77777777" w:rsidR="003E14A4" w:rsidRDefault="003E14A4" w:rsidP="003E14A4">
      <w:pPr>
        <w:pStyle w:val="ThesisSzveg"/>
      </w:pPr>
      <w:r>
        <w:lastRenderedPageBreak/>
        <w:t xml:space="preserve">A fenti konfigurációban egyedül az </w:t>
      </w:r>
      <w:r w:rsidRPr="003E14A4">
        <w:rPr>
          <w:i/>
        </w:rPr>
        <w:t>encoding</w:t>
      </w:r>
      <w:r>
        <w:t xml:space="preserve">, az adatbázis karakterkódolását beállító bejegyzés nem kötelező, minden más elengedhetetlen a sikeres kapcsolódáshoz és adatmanipulációhoz. Az </w:t>
      </w:r>
      <w:r w:rsidRPr="003E14A4">
        <w:rPr>
          <w:i/>
        </w:rPr>
        <w:t>adapter</w:t>
      </w:r>
      <w:r>
        <w:t xml:space="preserve"> az adatbázis típusa szerinti interfészt azonosítja, a </w:t>
      </w:r>
      <w:r w:rsidRPr="003E14A4">
        <w:rPr>
          <w:i/>
        </w:rPr>
        <w:t>host</w:t>
      </w:r>
      <w:r>
        <w:t xml:space="preserve"> az adatbázis elérési címe. A </w:t>
      </w:r>
      <w:r w:rsidRPr="003E14A4">
        <w:rPr>
          <w:i/>
        </w:rPr>
        <w:t>username</w:t>
      </w:r>
      <w:r>
        <w:t xml:space="preserve"> és </w:t>
      </w:r>
      <w:r w:rsidRPr="003E14A4">
        <w:rPr>
          <w:i/>
        </w:rPr>
        <w:t>password</w:t>
      </w:r>
      <w:r>
        <w:t xml:space="preserve"> mezők a védett adatbázisok bejelentkezési adatait tárolják.</w:t>
      </w:r>
    </w:p>
    <w:p w14:paraId="18FAF019" w14:textId="77777777" w:rsidR="004F0A9C" w:rsidRDefault="004F0A9C" w:rsidP="003E14A4">
      <w:pPr>
        <w:pStyle w:val="ThesisSzveg"/>
      </w:pPr>
      <w:r>
        <w:t xml:space="preserve">Az adatbázis kapcsolat beállítása után, ha még nem tettük meg létre kell hozni az adatbázis példányt. Ezt megtehetjük közvetlenül a kiszolgálón, a választott adatbázis saját mechanikájával, azonban a Rails környezet nyújt egy egyszerű megoldást. A Rake parancssori eszköz </w:t>
      </w:r>
      <w:r w:rsidRPr="004F0A9C">
        <w:rPr>
          <w:i/>
        </w:rPr>
        <w:t>db</w:t>
      </w:r>
      <w:r>
        <w:t xml:space="preserve"> névtere rendelkezik több, adatbázis műveleteket végrehajtó paranccsal. Egy adatbázis konfiguráció érvényesítéséhez a következő parancsot kell a parancssorban végrehajtani:</w:t>
      </w:r>
    </w:p>
    <w:p w14:paraId="6DD9A7E0" w14:textId="77777777" w:rsidR="004F0A9C" w:rsidRDefault="004F0A9C" w:rsidP="004F0A9C">
      <w:pPr>
        <w:autoSpaceDE w:val="0"/>
        <w:autoSpaceDN w:val="0"/>
        <w:adjustRightInd w:val="0"/>
        <w:spacing w:line="360" w:lineRule="auto"/>
        <w:ind w:left="709"/>
        <w:rPr>
          <w:rFonts w:ascii="Menlo" w:hAnsi="Menlo" w:cs="Menlo"/>
          <w:sz w:val="24"/>
          <w:szCs w:val="24"/>
          <w:lang w:val="en-US"/>
        </w:rPr>
      </w:pPr>
      <w:r>
        <w:rPr>
          <w:rFonts w:ascii="Menlo" w:hAnsi="Menlo" w:cs="Menlo"/>
          <w:sz w:val="24"/>
          <w:szCs w:val="24"/>
          <w:lang w:val="en-US"/>
        </w:rPr>
        <w:t>rake db:create</w:t>
      </w:r>
    </w:p>
    <w:p w14:paraId="520A3070" w14:textId="5B7A0A3B" w:rsidR="004F0A9C" w:rsidRDefault="004F0A9C" w:rsidP="002000A8">
      <w:pPr>
        <w:pStyle w:val="ThesisSzveg"/>
      </w:pPr>
      <w:r>
        <w:t xml:space="preserve">A Ruby on Rails alkalmazásokban a modellek és az adatbázis megfelelő táblái között nagyon szoros kapcsolat áll fenn. </w:t>
      </w:r>
      <w:r w:rsidR="002000A8">
        <w:t>A modelleket, más nyeli megvalósításoktól eltérően, nem kell teljesen deklarálni. Ez azt jelenti, hogy nem szükséges felsorolni az attribútumokat, mert azokat a</w:t>
      </w:r>
      <w:r w:rsidR="00C00DA9">
        <w:t xml:space="preserve"> Rails motor az adatbázis táblái</w:t>
      </w:r>
      <w:r w:rsidR="002000A8">
        <w:t xml:space="preserve">ból </w:t>
      </w:r>
      <w:r w:rsidR="007C1914">
        <w:t>azonosítja,</w:t>
      </w:r>
      <w:r w:rsidR="002000A8">
        <w:t xml:space="preserve"> és az oszlopneveket használja. Egy Ruby on Rails alkalmazásban nem kell az adatelérési műveletek implementációjával foglalkozni, mert Az Active</w:t>
      </w:r>
      <w:r w:rsidR="005B5AED">
        <w:t xml:space="preserve"> </w:t>
      </w:r>
      <w:r w:rsidR="002000A8">
        <w:t xml:space="preserve">Record nevű szolgáltatás kész megoldást nyújt bármilyen adatmanipulációs művelet elvégzésére. Az egyszerű beillesztések, törlések és frissítések mellett képes bonyolult kapcsolatok és </w:t>
      </w:r>
      <w:r w:rsidR="002000A8" w:rsidRPr="002000A8">
        <w:t>egybeágyazott, összekapcsolt lekérések végrehajtására is. Minden, az</w:t>
      </w:r>
      <w:r w:rsidR="002000A8">
        <w:t xml:space="preserve"> </w:t>
      </w:r>
      <w:r w:rsidR="002000A8" w:rsidRPr="002000A8">
        <w:rPr>
          <w:i/>
        </w:rPr>
        <w:t>ActiveRecord::Base</w:t>
      </w:r>
      <w:r w:rsidR="002000A8">
        <w:t xml:space="preserve"> osztályból származó modell </w:t>
      </w:r>
      <w:r w:rsidR="00C00DA9">
        <w:t>osztályon</w:t>
      </w:r>
      <w:r w:rsidR="002000A8">
        <w:t xml:space="preserve"> végrehajthatók adatbázis műveletek.</w:t>
      </w:r>
    </w:p>
    <w:p w14:paraId="6BF12076" w14:textId="77777777" w:rsidR="00C00DA9" w:rsidRDefault="00C00DA9" w:rsidP="002000A8">
      <w:pPr>
        <w:pStyle w:val="ThesisSzveg"/>
      </w:pPr>
      <w:r>
        <w:t xml:space="preserve">Az adatbázis szerkezeti változásait úgynevezett migrációs fájlokban kell </w:t>
      </w:r>
      <w:r w:rsidRPr="00C00DA9">
        <w:t xml:space="preserve">bejegyezni. Minden migrációs fájl egy </w:t>
      </w:r>
      <w:r>
        <w:t xml:space="preserve">olyan </w:t>
      </w:r>
      <w:r w:rsidRPr="00C00DA9">
        <w:t xml:space="preserve">Ruby osztály, amely az </w:t>
      </w:r>
      <w:r w:rsidRPr="00C00DA9">
        <w:rPr>
          <w:i/>
        </w:rPr>
        <w:t>ActiveRecord::Migration</w:t>
      </w:r>
      <w:r>
        <w:t xml:space="preserve"> osztályból származik. A fájl nevének tükröznie kell a tartalmában leírt változást. A szobákat tároló </w:t>
      </w:r>
      <w:r w:rsidRPr="00C00DA9">
        <w:rPr>
          <w:i/>
        </w:rPr>
        <w:t>rooms</w:t>
      </w:r>
      <w:r>
        <w:t xml:space="preserve"> tábla – kapcsolódó modell: </w:t>
      </w:r>
      <w:r w:rsidRPr="00C00DA9">
        <w:rPr>
          <w:i/>
        </w:rPr>
        <w:t>Room</w:t>
      </w:r>
      <w:r>
        <w:t xml:space="preserve"> – létrehozása a következő migrációs kód futtatásával érhető el:</w:t>
      </w:r>
    </w:p>
    <w:p w14:paraId="1C773EAA"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CreateRooms &lt; ActiveRecord::Migration</w:t>
      </w:r>
    </w:p>
    <w:p w14:paraId="25ABB38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def change</w:t>
      </w:r>
    </w:p>
    <w:p w14:paraId="471355F4"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create_table :rooms </w:t>
      </w:r>
      <w:r>
        <w:rPr>
          <w:rFonts w:ascii="Menlo" w:hAnsi="Menlo" w:cs="Menlo"/>
          <w:b/>
          <w:bCs/>
          <w:color w:val="008800"/>
          <w:sz w:val="24"/>
          <w:szCs w:val="24"/>
          <w:lang w:val="en-US"/>
        </w:rPr>
        <w:t>do</w:t>
      </w:r>
      <w:r>
        <w:rPr>
          <w:rFonts w:ascii="Menlo" w:hAnsi="Menlo" w:cs="Menlo"/>
          <w:sz w:val="24"/>
          <w:szCs w:val="24"/>
          <w:lang w:val="en-US"/>
        </w:rPr>
        <w:t xml:space="preserve"> |t|</w:t>
      </w:r>
    </w:p>
    <w:p w14:paraId="4BD53A8C"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      t.string :name</w:t>
      </w:r>
    </w:p>
    <w:p w14:paraId="4E33DC9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:accommodation_id</w:t>
      </w:r>
    </w:p>
    <w:p w14:paraId="36A2242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:num_of_this</w:t>
      </w:r>
    </w:p>
    <w:p w14:paraId="0551FF2E"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:capacity</w:t>
      </w:r>
    </w:p>
    <w:p w14:paraId="35B749B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t.text :description</w:t>
      </w:r>
    </w:p>
    <w:p w14:paraId="5394190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t.timestamps</w:t>
      </w:r>
    </w:p>
    <w:p w14:paraId="7390B45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1163AAE1"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379F269F" w14:textId="77777777" w:rsidR="00C00DA9" w:rsidRDefault="00C00DA9" w:rsidP="00C00DA9">
      <w:pPr>
        <w:autoSpaceDE w:val="0"/>
        <w:autoSpaceDN w:val="0"/>
        <w:adjustRightInd w:val="0"/>
        <w:spacing w:line="360" w:lineRule="auto"/>
        <w:ind w:left="720"/>
        <w:rPr>
          <w:rFonts w:ascii="Menlo" w:hAnsi="Menlo" w:cs="Menlo"/>
          <w:sz w:val="24"/>
          <w:szCs w:val="24"/>
          <w:lang w:val="en-US"/>
        </w:rPr>
      </w:pPr>
      <w:r>
        <w:rPr>
          <w:rFonts w:ascii="Menlo" w:hAnsi="Menlo" w:cs="Menlo"/>
          <w:color w:val="003388"/>
          <w:sz w:val="24"/>
          <w:szCs w:val="24"/>
          <w:lang w:val="en-US"/>
        </w:rPr>
        <w:t>end</w:t>
      </w:r>
    </w:p>
    <w:p w14:paraId="6F997408" w14:textId="77777777" w:rsidR="00C00DA9" w:rsidRDefault="00C00DA9" w:rsidP="002000A8">
      <w:pPr>
        <w:pStyle w:val="ThesisSzveg"/>
      </w:pPr>
      <w:r>
        <w:t xml:space="preserve">A migrációs fájlokat el lehet készíteni kézzel, menteni az alkalmazás gyökérkönyvtárában a </w:t>
      </w:r>
      <w:r w:rsidRPr="00C00DA9">
        <w:rPr>
          <w:i/>
        </w:rPr>
        <w:t>db</w:t>
      </w:r>
      <w:r>
        <w:t xml:space="preserve">, azon belül a </w:t>
      </w:r>
      <w:r w:rsidRPr="00C00DA9">
        <w:rPr>
          <w:i/>
        </w:rPr>
        <w:t>migrate</w:t>
      </w:r>
      <w:r>
        <w:t xml:space="preserve"> mappába kell. A kézi szerkesztést könnyíti meg a Rails környezet másik népszerű szolgáltatása, a generátorok. Sokféle generátor létezik, ezek közül egy, amelyik modelleket hoz létre. Ahhoz, hogy a fent bemutatott </w:t>
      </w:r>
      <w:r w:rsidRPr="00C00DA9">
        <w:rPr>
          <w:i/>
        </w:rPr>
        <w:t>Room</w:t>
      </w:r>
      <w:r>
        <w:t xml:space="preserve"> modellt, és annak </w:t>
      </w:r>
      <w:r w:rsidRPr="00C00DA9">
        <w:rPr>
          <w:i/>
        </w:rPr>
        <w:t>rooms</w:t>
      </w:r>
      <w:r>
        <w:t xml:space="preserve"> tábláját létrehozhassuk a következő parancsot kell futtatni a parancssorban:</w:t>
      </w:r>
    </w:p>
    <w:p w14:paraId="6D0541AD"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model Room name:string description:text capacity:integer num_of_this_integer accommodation_id:integer</w:t>
      </w:r>
    </w:p>
    <w:p w14:paraId="7DB583E7" w14:textId="77777777" w:rsidR="00C00DA9" w:rsidRDefault="00182E2F" w:rsidP="002000A8">
      <w:pPr>
        <w:pStyle w:val="ThesisSzveg"/>
      </w:pPr>
      <w:r>
        <w:t xml:space="preserve">A fenti parancs sikeres futtatásakor a generátor létrehozza a korábban bemutatott migrációs fájlt. Ezen kívül a modellt bejegyzi az </w:t>
      </w:r>
      <w:r w:rsidRPr="00182E2F">
        <w:rPr>
          <w:i/>
        </w:rPr>
        <w:t>app/models</w:t>
      </w:r>
      <w:r>
        <w:t xml:space="preserve"> mappában </w:t>
      </w:r>
      <w:r w:rsidRPr="00182E2F">
        <w:rPr>
          <w:i/>
        </w:rPr>
        <w:t>Room.rb</w:t>
      </w:r>
      <w:r>
        <w:t xml:space="preserve"> névvel és a következő tartalommal:</w:t>
      </w:r>
    </w:p>
    <w:p w14:paraId="37923113" w14:textId="77777777" w:rsidR="00182E2F" w:rsidRDefault="00182E2F" w:rsidP="00182E2F">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7E717EFD" w14:textId="77777777" w:rsidR="00182E2F" w:rsidRDefault="00182E2F" w:rsidP="00182E2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6321AEFD" w14:textId="0EDF5A2C" w:rsidR="00182E2F" w:rsidRDefault="005B5AED" w:rsidP="00182E2F">
      <w:pPr>
        <w:pStyle w:val="ThesisSzveg"/>
      </w:pPr>
      <w:r>
        <w:t>A</w:t>
      </w:r>
      <w:r w:rsidR="00182E2F">
        <w:t xml:space="preserve"> </w:t>
      </w:r>
      <w:r>
        <w:t>változtatások lejegyzése</w:t>
      </w:r>
      <w:r w:rsidR="00182E2F">
        <w:t xml:space="preserve"> után frissíteni kell az </w:t>
      </w:r>
      <w:r w:rsidR="007C1914">
        <w:t xml:space="preserve">adatbázist, hogy </w:t>
      </w:r>
      <w:r>
        <w:t>azok</w:t>
      </w:r>
      <w:r w:rsidR="00182E2F">
        <w:t xml:space="preserve"> életbe lépjenek. Ehhez újra a Rake eszközt kell elővenni és annak </w:t>
      </w:r>
      <w:r w:rsidR="00182E2F" w:rsidRPr="00182E2F">
        <w:rPr>
          <w:i/>
        </w:rPr>
        <w:t>db:migrate</w:t>
      </w:r>
      <w:r w:rsidR="00182E2F">
        <w:t xml:space="preserve"> parancsát, ahogy az alább látható:</w:t>
      </w:r>
    </w:p>
    <w:p w14:paraId="1E42FC26"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rake db:migrate</w:t>
      </w:r>
    </w:p>
    <w:p w14:paraId="0AD00849" w14:textId="77777777" w:rsidR="00182E2F" w:rsidRDefault="005B5AED" w:rsidP="00182E2F">
      <w:pPr>
        <w:pStyle w:val="ThesisSzveg"/>
      </w:pPr>
      <w:r>
        <w:t xml:space="preserve">A modellek létrehozása után a következő feladat a kapcsolatok kialakítása. A fenti </w:t>
      </w:r>
      <w:r w:rsidRPr="005B5AED">
        <w:rPr>
          <w:i/>
        </w:rPr>
        <w:t>Room</w:t>
      </w:r>
      <w:r>
        <w:t xml:space="preserve"> modell létrehozásánál már sejthető volt az accommodation_id mező a kapcsolat az Accommodation (szálláshely) modellel. Az Active Record szolgáltatás a táblák id mezője alapján azonosítja a kapcsolatokat és fontos, hogy a hivatkozó mező a {tábla_név}_id formátumot kövesse. Az Active Record hatféle kapcsolatot különböztet meg:</w:t>
      </w:r>
    </w:p>
    <w:p w14:paraId="69DAA11F"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lastRenderedPageBreak/>
        <w:t>belongs_to</w:t>
      </w:r>
      <w:r w:rsidRPr="00A969AC">
        <w:rPr>
          <w:bdr w:val="none" w:sz="0" w:space="0" w:color="auto" w:frame="1"/>
        </w:rPr>
        <w:t xml:space="preserve">: </w:t>
      </w:r>
      <w:r w:rsidR="00A969AC" w:rsidRPr="00A969AC">
        <w:rPr>
          <w:bdr w:val="none" w:sz="0" w:space="0" w:color="auto" w:frame="1"/>
        </w:rPr>
        <w:t>egy-egy kapcsolat. A modell az hivatkozott modellhez tartozik.</w:t>
      </w:r>
    </w:p>
    <w:p w14:paraId="036422D8"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w:t>
      </w:r>
      <w:r w:rsidR="00A969AC" w:rsidRPr="00A969AC">
        <w:rPr>
          <w:bdr w:val="none" w:sz="0" w:space="0" w:color="auto" w:frame="1"/>
        </w:rPr>
        <w:t xml:space="preserve">: egy-egy kapcsolat. </w:t>
      </w:r>
      <w:r w:rsidR="00A969AC">
        <w:rPr>
          <w:bdr w:val="none" w:sz="0" w:space="0" w:color="auto" w:frame="1"/>
        </w:rPr>
        <w:t>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33996042"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w:t>
      </w:r>
      <w:r w:rsidR="00A969AC">
        <w:rPr>
          <w:bdr w:val="none" w:sz="0" w:space="0" w:color="auto" w:frame="1"/>
        </w:rPr>
        <w:t>: egy-sok kapcsolat. 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1E0E88C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 :through</w:t>
      </w:r>
      <w:r w:rsidR="00A969AC">
        <w:rPr>
          <w:bdr w:val="none" w:sz="0" w:space="0" w:color="auto" w:frame="1"/>
        </w:rPr>
        <w:t>: sok-sok kapcsolat. A kapcsolat kapcsolótáblán keresztül valósul meg. A hivatkozott modellekben nincs idegen kulcs, amely a kapcsolótáblára vagy a másik félre mutatna.</w:t>
      </w:r>
    </w:p>
    <w:p w14:paraId="2EA170F1"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 :through</w:t>
      </w:r>
      <w:r w:rsidR="00A969AC">
        <w:rPr>
          <w:bdr w:val="none" w:sz="0" w:space="0" w:color="auto" w:frame="1"/>
        </w:rPr>
        <w:t>: egy-sok kapcsolat. Egy másik modellt használ kapcsolótáblaként.</w:t>
      </w:r>
    </w:p>
    <w:p w14:paraId="027687B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has_and_belongs_to_many</w:t>
      </w:r>
      <w:r w:rsidR="00A969AC">
        <w:rPr>
          <w:bdr w:val="none" w:sz="0" w:space="0" w:color="auto" w:frame="1"/>
        </w:rPr>
        <w:t>: sok-sok kapcsolat. Direkt kapcsolótáblás kapcsolat, ahol a kapcsolótábla nem jelenik meg a modellként.</w:t>
      </w:r>
    </w:p>
    <w:p w14:paraId="18408FB5" w14:textId="77777777" w:rsidR="005B5AED" w:rsidRDefault="00A44FAB" w:rsidP="00182E2F">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t xml:space="preserve"> alapján a Room modell kapcsolatait az alábbi módon kellett bejegyezni:</w:t>
      </w:r>
    </w:p>
    <w:p w14:paraId="7FD5D6A3"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499831C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belongs_to :accommodation</w:t>
      </w:r>
    </w:p>
    <w:p w14:paraId="6EBACE8C"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has_one :price</w:t>
      </w:r>
    </w:p>
    <w:p w14:paraId="0F92CB98"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:bookings_rooms</w:t>
      </w:r>
    </w:p>
    <w:p w14:paraId="0D994E1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 through: :bookings_rooms</w:t>
      </w:r>
    </w:p>
    <w:p w14:paraId="4D55102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:bookings_guests</w:t>
      </w:r>
    </w:p>
    <w:p w14:paraId="5359C5E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:guests, through: :bookings_guests</w:t>
      </w:r>
    </w:p>
    <w:p w14:paraId="3609A33B"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has_and_belongs_to_many :equipments</w:t>
      </w:r>
    </w:p>
    <w:p w14:paraId="2AC7DB63" w14:textId="77777777" w:rsidR="00A44FAB" w:rsidRPr="00DB471F" w:rsidRDefault="00A44FAB" w:rsidP="00A44FAB">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50382D58" w14:textId="77777777" w:rsidR="00D1044B" w:rsidRDefault="00D1044B" w:rsidP="00D1044B">
      <w:pPr>
        <w:pStyle w:val="Cmsor2"/>
      </w:pPr>
      <w:bookmarkStart w:id="100" w:name="_Toc417059564"/>
      <w:r>
        <w:t>Autentikáció és autorizáció</w:t>
      </w:r>
      <w:bookmarkEnd w:id="100"/>
    </w:p>
    <w:p w14:paraId="163074A5" w14:textId="7ED5025A" w:rsidR="00530FAE" w:rsidRDefault="00394B42" w:rsidP="00535021">
      <w:pPr>
        <w:pStyle w:val="ThesisSzvegElsBekezds"/>
      </w:pPr>
      <w:r>
        <w:t xml:space="preserve">A webalkalmazás jellege és az </w:t>
      </w:r>
      <w:r>
        <w:fldChar w:fldCharType="begin"/>
      </w:r>
      <w:r>
        <w:instrText xml:space="preserve"> REF _Ref416274789 \r \h </w:instrText>
      </w:r>
      <w:r>
        <w:fldChar w:fldCharType="separate"/>
      </w:r>
      <w:r>
        <w:t>5.1</w:t>
      </w:r>
      <w:r>
        <w:fldChar w:fldCharType="end"/>
      </w:r>
      <w:r>
        <w:t xml:space="preserve"> fejezetben bemutatott szerepkörök megkövetelik valamilyen autentikációs és autorizációs rendszer megvalósítását. Ahogy azt a </w:t>
      </w:r>
      <w:r>
        <w:fldChar w:fldCharType="begin"/>
      </w:r>
      <w:r>
        <w:instrText xml:space="preserve"> REF _Ref417042072 \r \h </w:instrText>
      </w:r>
      <w:r>
        <w:fldChar w:fldCharType="separate"/>
      </w:r>
      <w:r>
        <w:t>6.4.6</w:t>
      </w:r>
      <w:r>
        <w:fldChar w:fldCharType="end"/>
      </w:r>
      <w:r>
        <w:t xml:space="preserve"> fejezetben bemutattam, a választás a Devise nevű megoldásra esett.</w:t>
      </w:r>
    </w:p>
    <w:p w14:paraId="64A70F05" w14:textId="528B3518" w:rsidR="00394B42" w:rsidRDefault="00394B42" w:rsidP="00394B42">
      <w:pPr>
        <w:pStyle w:val="ThesisSzveg"/>
      </w:pPr>
      <w:r>
        <w:t>A Devise használatáho</w:t>
      </w:r>
      <w:r w:rsidR="00C66C92">
        <w:t>z a Rails alkal</w:t>
      </w:r>
      <w:r>
        <w:t>m</w:t>
      </w:r>
      <w:r w:rsidR="00C66C92">
        <w:t>a</w:t>
      </w:r>
      <w:r>
        <w:t xml:space="preserve">zás függőségei közé fel kell venni a </w:t>
      </w:r>
      <w:r w:rsidRPr="00394B42">
        <w:rPr>
          <w:i/>
        </w:rPr>
        <w:t>devise</w:t>
      </w:r>
      <w:r w:rsidR="0038507E">
        <w:rPr>
          <w:i/>
          <w:u w:val="single"/>
        </w:rPr>
        <w:t>i</w:t>
      </w:r>
      <w:r w:rsidR="0038507E">
        <w:t xml:space="preserve"> és </w:t>
      </w:r>
      <w:r w:rsidR="0038507E">
        <w:rPr>
          <w:i/>
        </w:rPr>
        <w:t>bcypt</w:t>
      </w:r>
      <w:r>
        <w:t xml:space="preserve"> gem-e</w:t>
      </w:r>
      <w:r w:rsidR="0038507E">
        <w:t>ke</w:t>
      </w:r>
      <w:r>
        <w:t>t. Ezt az alkalmazás gyökérkönyvtárában található Gemfile szerkesztésével lehet megtenni. A következő sor</w:t>
      </w:r>
      <w:r w:rsidR="0038507E">
        <w:t>oka</w:t>
      </w:r>
      <w:r>
        <w:t>t kell a fájlhoz fűzni:</w:t>
      </w:r>
    </w:p>
    <w:p w14:paraId="774008BA" w14:textId="77777777" w:rsidR="0038507E" w:rsidRDefault="0038507E" w:rsidP="0038507E">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 xml:space="preserve">gem </w:t>
      </w:r>
      <w:r>
        <w:rPr>
          <w:rFonts w:ascii="Menlo" w:hAnsi="Menlo" w:cs="Menlo"/>
          <w:color w:val="A61717"/>
          <w:sz w:val="24"/>
          <w:szCs w:val="24"/>
          <w:lang w:val="en-US"/>
        </w:rPr>
        <w:t>'</w:t>
      </w:r>
      <w:r>
        <w:rPr>
          <w:rFonts w:ascii="Menlo" w:hAnsi="Menlo" w:cs="Menlo"/>
          <w:sz w:val="24"/>
          <w:szCs w:val="24"/>
          <w:lang w:val="en-US"/>
        </w:rPr>
        <w:t>devise</w:t>
      </w:r>
      <w:r>
        <w:rPr>
          <w:rFonts w:ascii="Menlo" w:hAnsi="Menlo" w:cs="Menlo"/>
          <w:color w:val="A61717"/>
          <w:sz w:val="24"/>
          <w:szCs w:val="24"/>
          <w:lang w:val="en-US"/>
        </w:rPr>
        <w:t>'</w:t>
      </w:r>
    </w:p>
    <w:p w14:paraId="6E9BBE7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 xml:space="preserve">gem </w:t>
      </w:r>
      <w:r>
        <w:rPr>
          <w:rFonts w:ascii="Menlo" w:hAnsi="Menlo" w:cs="Menlo"/>
          <w:color w:val="A61717"/>
          <w:sz w:val="24"/>
          <w:szCs w:val="24"/>
          <w:lang w:val="en-US"/>
        </w:rPr>
        <w:t>'</w:t>
      </w:r>
      <w:r>
        <w:rPr>
          <w:rFonts w:ascii="Menlo" w:hAnsi="Menlo" w:cs="Menlo"/>
          <w:sz w:val="24"/>
          <w:szCs w:val="24"/>
          <w:lang w:val="en-US"/>
        </w:rPr>
        <w:t>bcrypt</w:t>
      </w:r>
      <w:r>
        <w:rPr>
          <w:rFonts w:ascii="Menlo" w:hAnsi="Menlo" w:cs="Menlo"/>
          <w:color w:val="A61717"/>
          <w:sz w:val="24"/>
          <w:szCs w:val="24"/>
          <w:lang w:val="en-US"/>
        </w:rPr>
        <w:t>'</w:t>
      </w:r>
    </w:p>
    <w:p w14:paraId="63C2C5B9" w14:textId="32B66AD0" w:rsidR="00394B42" w:rsidRDefault="0038507E" w:rsidP="00394B42">
      <w:pPr>
        <w:pStyle w:val="ThesisSzveg"/>
      </w:pPr>
      <w:r>
        <w:t xml:space="preserve">Miután a függőségek bejegyzésre kerültek a </w:t>
      </w:r>
      <w:r w:rsidRPr="0038507E">
        <w:rPr>
          <w:i/>
        </w:rPr>
        <w:t>bundle</w:t>
      </w:r>
      <w:r>
        <w:t xml:space="preserve"> parancssori eszköz segítségével lehet telepíteni őket a környezeten, ha még nem lettek volna telepítve. A művelethez a következő parancsot kell futtatni:</w:t>
      </w:r>
    </w:p>
    <w:p w14:paraId="5DF777B9"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bundle install</w:t>
      </w:r>
    </w:p>
    <w:p w14:paraId="6D1D8174" w14:textId="183A93FC" w:rsidR="0038507E" w:rsidRDefault="0038507E" w:rsidP="00394B42">
      <w:pPr>
        <w:pStyle w:val="ThesisSzveg"/>
      </w:pPr>
      <w:r>
        <w:t>A függőségek telepítése után a Rails alkalmazást fel kell készíteni a Devise használatára. Ehhez a korábban már említett generátor eszközt kell használni. A Devise telepítéskor létrehozza a saját generátor parancsait, amivel inicializálhatjuk az integrációt. A következő parancsot kell futtatni a parancssorban:</w:t>
      </w:r>
    </w:p>
    <w:p w14:paraId="6A694B2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devise:install</w:t>
      </w:r>
    </w:p>
    <w:p w14:paraId="5F13DE0D" w14:textId="3FEF6238" w:rsidR="0038507E" w:rsidRDefault="0038507E" w:rsidP="00394B42">
      <w:pPr>
        <w:pStyle w:val="ThesisSzveg"/>
      </w:pPr>
      <w:r>
        <w:t>A generálás eredménye egy devise.rb nevű konfigurációs fájl, ami a config/initializers mappában található. Itt lehet a Devise szolgáltatás működését beállítani.</w:t>
      </w:r>
      <w:r w:rsidR="008B767E">
        <w:t xml:space="preserve"> A Devise az autentikációhoz adatbázisbeli modelleket használ. Kézenfekvő tehát, hogy egy modell generátor kiegészítésével készíthető el az az entitás akit autentikálni kell a rendszerben. A modell nevének a User-t választottam. A Devise specifikus modellt a következő paranccsal lehet létrehozni:</w:t>
      </w:r>
    </w:p>
    <w:p w14:paraId="2613ABD3" w14:textId="77777777" w:rsidR="008B767E" w:rsidRDefault="008B767E" w:rsidP="0066437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 User</w:t>
      </w:r>
    </w:p>
    <w:p w14:paraId="1FF2C800" w14:textId="037160C1" w:rsidR="008B767E" w:rsidRDefault="0066437E" w:rsidP="00394B42">
      <w:pPr>
        <w:pStyle w:val="ThesisSzveg"/>
      </w:pPr>
      <w:r>
        <w:t xml:space="preserve">A generálás eredménye egy olyan </w:t>
      </w:r>
      <w:r w:rsidRPr="007273F3">
        <w:rPr>
          <w:i/>
        </w:rPr>
        <w:t>User</w:t>
      </w:r>
      <w:r>
        <w:t xml:space="preserve"> modell, amely több, az autentikációhoz elengedhetetlen (</w:t>
      </w:r>
      <w:r w:rsidRPr="0066437E">
        <w:rPr>
          <w:i/>
        </w:rPr>
        <w:t>email</w:t>
      </w:r>
      <w:r>
        <w:t xml:space="preserve">, </w:t>
      </w:r>
      <w:r w:rsidRPr="0066437E">
        <w:rPr>
          <w:i/>
        </w:rPr>
        <w:t>encrypted_password</w:t>
      </w:r>
      <w:r>
        <w:t>), valamint egyéb, a Devise s</w:t>
      </w:r>
      <w:r w:rsidR="007273F3">
        <w:t>zolgáltatásaihoz szükséges mezőt</w:t>
      </w:r>
      <w:r>
        <w:t xml:space="preserve"> (</w:t>
      </w:r>
      <w:r w:rsidRPr="0066437E">
        <w:rPr>
          <w:i/>
        </w:rPr>
        <w:t>last_sign_in_ip</w:t>
      </w:r>
      <w:r>
        <w:t xml:space="preserve">, </w:t>
      </w:r>
      <w:r w:rsidRPr="0066437E">
        <w:rPr>
          <w:i/>
        </w:rPr>
        <w:t>sign_in_count</w:t>
      </w:r>
      <w:r>
        <w:t xml:space="preserve">, </w:t>
      </w:r>
      <w:r w:rsidRPr="0066437E">
        <w:rPr>
          <w:i/>
        </w:rPr>
        <w:t>reset_password_token</w:t>
      </w:r>
      <w:r>
        <w:t>, stb.)</w:t>
      </w:r>
      <w:r w:rsidR="007273F3">
        <w:t xml:space="preserve"> tartalmaz</w:t>
      </w:r>
      <w:r>
        <w:t xml:space="preserve">. A felhasználók tehát az email címük és egy jelszó használatával léphetnek be az oldalra. A jelszavak hossza korábban említett </w:t>
      </w:r>
      <w:r w:rsidRPr="007273F3">
        <w:rPr>
          <w:i/>
        </w:rPr>
        <w:t>devise.rb</w:t>
      </w:r>
      <w:r>
        <w:t xml:space="preserve"> konfigurációs fájlban állítható be, én legalább 6 karakterben határoztam meg.</w:t>
      </w:r>
    </w:p>
    <w:p w14:paraId="02F7B876" w14:textId="0B6996E6" w:rsidR="00192EFA" w:rsidRDefault="0066437E" w:rsidP="00405A45">
      <w:pPr>
        <w:pStyle w:val="ThesisSzveg"/>
      </w:pPr>
      <w:r>
        <w:t xml:space="preserve">A három felhasználói szerepkörnek nem kívántam három különböző Devise modellt létrehozni, hanem ahogy azt a </w:t>
      </w:r>
      <w:r>
        <w:fldChar w:fldCharType="begin"/>
      </w:r>
      <w:r>
        <w:instrText xml:space="preserve"> REF _Ref416685989 \r \h </w:instrText>
      </w:r>
      <w:r>
        <w:fldChar w:fldCharType="separate"/>
      </w:r>
      <w:r>
        <w:t>6.3</w:t>
      </w:r>
      <w:r>
        <w:fldChar w:fldCharType="end"/>
      </w:r>
      <w:r>
        <w:t xml:space="preserve"> fejezetben bemutattam, polimorfikus kapcsolattal reprezentálom őket</w:t>
      </w:r>
      <w:r w:rsidR="007273F3">
        <w:t>. A bejelentkezést igénylő felhasználói szereplő</w:t>
      </w:r>
      <w:r>
        <w:t xml:space="preserve"> minden példányához tartozik egy </w:t>
      </w:r>
      <w:r w:rsidRPr="007273F3">
        <w:rPr>
          <w:i/>
        </w:rPr>
        <w:t>User</w:t>
      </w:r>
      <w:r w:rsidR="007273F3">
        <w:t xml:space="preserve"> entitás</w:t>
      </w:r>
      <w:r>
        <w:t xml:space="preserve">, amely az autentikációt valósítja </w:t>
      </w:r>
      <w:r>
        <w:lastRenderedPageBreak/>
        <w:t>meg. A polimorfikus kapcso</w:t>
      </w:r>
      <w:r w:rsidR="007273F3">
        <w:t>lathoz két új a</w:t>
      </w:r>
      <w:r>
        <w:t xml:space="preserve">ttribútumot kell a </w:t>
      </w:r>
      <w:r w:rsidRPr="007273F3">
        <w:rPr>
          <w:i/>
        </w:rPr>
        <w:t>User</w:t>
      </w:r>
      <w:r>
        <w:t xml:space="preserve"> modellhez rendeln</w:t>
      </w:r>
      <w:r w:rsidR="007273F3">
        <w:t>i. Ezek a</w:t>
      </w:r>
      <w:r>
        <w:t xml:space="preserve"> </w:t>
      </w:r>
      <w:r w:rsidRPr="007273F3">
        <w:rPr>
          <w:i/>
        </w:rPr>
        <w:t>role_id</w:t>
      </w:r>
      <w:r>
        <w:t xml:space="preserve"> és </w:t>
      </w:r>
      <w:r w:rsidRPr="007273F3">
        <w:rPr>
          <w:i/>
        </w:rPr>
        <w:t>role_type</w:t>
      </w:r>
      <w:r>
        <w:t xml:space="preserve">. </w:t>
      </w:r>
      <w:r w:rsidR="007273F3">
        <w:t>A két új mező létrehozását</w:t>
      </w:r>
      <w:r w:rsidR="00192EFA">
        <w:t xml:space="preserve"> a </w:t>
      </w:r>
      <w:r w:rsidR="00192EFA" w:rsidRPr="007273F3">
        <w:rPr>
          <w:i/>
        </w:rPr>
        <w:t>users</w:t>
      </w:r>
      <w:r w:rsidR="00192EFA">
        <w:t xml:space="preserve"> táblát létrehozó</w:t>
      </w:r>
      <w:r w:rsidR="007273F3">
        <w:t>, korábban a modell generálás során létrehozott migrációs fájlba jegyeztem</w:t>
      </w:r>
      <w:r w:rsidR="00192EFA">
        <w:t xml:space="preserve"> be. Az utolsó lépés a modell generálás érvényesítése az adatbázison</w:t>
      </w:r>
      <w:r w:rsidR="00405A45">
        <w:t>.</w:t>
      </w:r>
    </w:p>
    <w:p w14:paraId="2C7B4A5C" w14:textId="38642029" w:rsidR="00405A45" w:rsidRDefault="00405A45" w:rsidP="00405A45">
      <w:pPr>
        <w:pStyle w:val="ThesisSzveg"/>
      </w:pPr>
      <w:r>
        <w:t xml:space="preserve">Az modell generálás eredményeként a Devise </w:t>
      </w:r>
      <w:r w:rsidR="007273F3">
        <w:t xml:space="preserve">többek között </w:t>
      </w:r>
      <w:r>
        <w:t xml:space="preserve">létrehozza a bejelentkező és regisztrációs oldalt és a kijelentkezési útvonalat. </w:t>
      </w:r>
      <w:r w:rsidR="00074AA9">
        <w:t xml:space="preserve">A generált felületek személyre szabásához futtatni kell az alábbi parancsot, amelynek eredményeként az alkalmazás </w:t>
      </w:r>
      <w:r w:rsidR="00074AA9" w:rsidRPr="007273F3">
        <w:rPr>
          <w:i/>
        </w:rPr>
        <w:t>app/views</w:t>
      </w:r>
      <w:r w:rsidR="00074AA9">
        <w:t xml:space="preserve"> mappájában létrejön egy </w:t>
      </w:r>
      <w:r w:rsidR="00074AA9" w:rsidRPr="007273F3">
        <w:rPr>
          <w:i/>
        </w:rPr>
        <w:t>devise</w:t>
      </w:r>
      <w:r w:rsidR="00074AA9">
        <w:t xml:space="preserve"> nevű mappa, amely az összes g</w:t>
      </w:r>
      <w:r w:rsidR="007273F3">
        <w:t>enerált oldalt tartalmazza. Ezek az</w:t>
      </w:r>
      <w:r w:rsidR="00074AA9">
        <w:t xml:space="preserve"> oldalak szabadon módosíthatók.</w:t>
      </w:r>
    </w:p>
    <w:p w14:paraId="66DFE6B4" w14:textId="77777777" w:rsidR="00074AA9" w:rsidRDefault="00074AA9" w:rsidP="00074AA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devise:views</w:t>
      </w:r>
    </w:p>
    <w:p w14:paraId="57C87BCF" w14:textId="137CBAD9" w:rsidR="00074AA9" w:rsidRDefault="00074AA9" w:rsidP="00405A45">
      <w:pPr>
        <w:pStyle w:val="ThesisSzveg"/>
      </w:pPr>
      <w:r>
        <w:t xml:space="preserve">Mivel a </w:t>
      </w:r>
      <w:r w:rsidRPr="007273F3">
        <w:rPr>
          <w:i/>
        </w:rPr>
        <w:t>User</w:t>
      </w:r>
      <w:r>
        <w:t xml:space="preserve"> modell csak egy segédentitás az autentikáció implementációjához, ezért új, a felhasználói szerepkör szerint specifikus regisztrációs oldalakat kellett készítenem. Önállóan regisztrálni csak a szálláskereső és a szállásadó tud, adminisztrátort csak adminisztrátor tud regisztrálni. A regisztrációs űrlapok elemei részben a regisztrálandó felhasználó attribútumaiból, részben a </w:t>
      </w:r>
      <w:r w:rsidRPr="007273F3">
        <w:rPr>
          <w:i/>
        </w:rPr>
        <w:t>User</w:t>
      </w:r>
      <w:r>
        <w:t xml:space="preserve"> modell attribútumaiból tevő</w:t>
      </w:r>
      <w:r w:rsidR="007273F3">
        <w:t xml:space="preserve">dnek össze. Az űrlapok inicializálását és mentését is </w:t>
      </w:r>
      <w:r w:rsidR="00904ABD">
        <w:t xml:space="preserve">az egyes modellekhez tartozó vezérlőkkel (controller) kellett megoldani </w:t>
      </w:r>
      <w:r w:rsidR="007273F3">
        <w:t xml:space="preserve">a Devise generálta </w:t>
      </w:r>
      <w:r w:rsidR="00904ABD">
        <w:t>vezérlők helyett</w:t>
      </w:r>
      <w:r w:rsidR="007273F3">
        <w:t>.</w:t>
      </w:r>
      <w:r w:rsidR="00904ABD">
        <w:t xml:space="preserve"> Az alábbiakban az </w:t>
      </w:r>
      <w:r w:rsidR="00904ABD" w:rsidRPr="00904ABD">
        <w:rPr>
          <w:i/>
        </w:rPr>
        <w:t>Owner</w:t>
      </w:r>
      <w:r w:rsidR="00904ABD">
        <w:t xml:space="preserve"> modellhez tartozó vezérlő regisztrációhoz köthető metódusai kerülnek bemutatásra.</w:t>
      </w:r>
    </w:p>
    <w:p w14:paraId="369DE9EF" w14:textId="7F540FCF"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GET /owners/new</w:t>
      </w:r>
    </w:p>
    <w:p w14:paraId="63244DF0" w14:textId="4FC57566"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def </w:t>
      </w:r>
      <w:r>
        <w:rPr>
          <w:rFonts w:ascii="Menlo" w:hAnsi="Menlo" w:cs="Menlo"/>
          <w:color w:val="003388"/>
          <w:sz w:val="24"/>
          <w:szCs w:val="24"/>
          <w:lang w:val="en-US"/>
        </w:rPr>
        <w:t>new</w:t>
      </w:r>
    </w:p>
    <w:p w14:paraId="02CEE169" w14:textId="56534B9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Owner.</w:t>
      </w:r>
      <w:r>
        <w:rPr>
          <w:rFonts w:ascii="Menlo" w:hAnsi="Menlo" w:cs="Menlo"/>
          <w:color w:val="003388"/>
          <w:sz w:val="24"/>
          <w:szCs w:val="24"/>
          <w:lang w:val="en-US"/>
        </w:rPr>
        <w:t>new</w:t>
      </w:r>
    </w:p>
    <w:p w14:paraId="55AA17DD" w14:textId="4FAD2BD2"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.build_user</w:t>
      </w:r>
    </w:p>
    <w:p w14:paraId="79626542" w14:textId="0A49D975"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003388"/>
          <w:sz w:val="24"/>
          <w:szCs w:val="24"/>
          <w:lang w:val="en-US"/>
        </w:rPr>
        <w:t>end</w:t>
      </w:r>
    </w:p>
    <w:p w14:paraId="79083F78" w14:textId="77777777" w:rsidR="00904ABD" w:rsidRDefault="00904ABD" w:rsidP="00904ABD">
      <w:pPr>
        <w:autoSpaceDE w:val="0"/>
        <w:autoSpaceDN w:val="0"/>
        <w:adjustRightInd w:val="0"/>
        <w:spacing w:after="0" w:line="240" w:lineRule="auto"/>
        <w:rPr>
          <w:rFonts w:ascii="Menlo" w:hAnsi="Menlo" w:cs="Menlo"/>
          <w:sz w:val="24"/>
          <w:szCs w:val="24"/>
          <w:lang w:val="en-US"/>
        </w:rPr>
      </w:pPr>
    </w:p>
    <w:p w14:paraId="4C77DF65" w14:textId="39897495"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POST /owners</w:t>
      </w:r>
    </w:p>
    <w:p w14:paraId="2DC208D3" w14:textId="5BD1A6FE"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create</w:t>
      </w:r>
    </w:p>
    <w:p w14:paraId="07D9460C" w14:textId="44BA7F1A"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Owner.create(owner_params)</w:t>
      </w:r>
    </w:p>
    <w:p w14:paraId="3560E119" w14:textId="5613810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8800"/>
          <w:sz w:val="24"/>
          <w:szCs w:val="24"/>
          <w:lang w:val="en-US"/>
        </w:rPr>
        <w:t>if</w:t>
      </w: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.save</w:t>
      </w:r>
    </w:p>
    <w:p w14:paraId="60A85266" w14:textId="4211799B"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redirect_to </w:t>
      </w:r>
      <w:r>
        <w:rPr>
          <w:rFonts w:ascii="Menlo" w:hAnsi="Menlo" w:cs="Menlo"/>
          <w:color w:val="DD2200"/>
          <w:sz w:val="24"/>
          <w:szCs w:val="24"/>
          <w:lang w:val="en-US"/>
        </w:rPr>
        <w:t>'/'</w:t>
      </w:r>
    </w:p>
    <w:p w14:paraId="346DF67C" w14:textId="613DF0F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8800"/>
          <w:sz w:val="24"/>
          <w:szCs w:val="24"/>
          <w:lang w:val="en-US"/>
        </w:rPr>
        <w:t>else</w:t>
      </w:r>
    </w:p>
    <w:p w14:paraId="7995CE4E" w14:textId="61251E3E"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render :template =&gt; </w:t>
      </w:r>
      <w:r>
        <w:rPr>
          <w:rFonts w:ascii="Menlo" w:hAnsi="Menlo" w:cs="Menlo"/>
          <w:color w:val="DD2200"/>
          <w:sz w:val="24"/>
          <w:szCs w:val="24"/>
          <w:lang w:val="en-US"/>
        </w:rPr>
        <w:t>"owners/new"</w:t>
      </w:r>
    </w:p>
    <w:p w14:paraId="03188FAF" w14:textId="501AE62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604CDE1A" w14:textId="18579788" w:rsidR="00904ABD" w:rsidRDefault="00904ABD" w:rsidP="00904ABD">
      <w:pPr>
        <w:autoSpaceDE w:val="0"/>
        <w:autoSpaceDN w:val="0"/>
        <w:adjustRightInd w:val="0"/>
        <w:spacing w:after="0" w:line="240" w:lineRule="auto"/>
        <w:ind w:left="709"/>
        <w:rPr>
          <w:rFonts w:ascii="Menlo" w:hAnsi="Menlo" w:cs="Menlo"/>
          <w:color w:val="003388"/>
          <w:sz w:val="24"/>
          <w:szCs w:val="24"/>
          <w:lang w:val="en-US"/>
        </w:rPr>
      </w:pPr>
      <w:r>
        <w:rPr>
          <w:rFonts w:ascii="Menlo" w:hAnsi="Menlo" w:cs="Menlo"/>
          <w:color w:val="003388"/>
          <w:sz w:val="24"/>
          <w:szCs w:val="24"/>
          <w:lang w:val="en-US"/>
        </w:rPr>
        <w:t>end</w:t>
      </w:r>
    </w:p>
    <w:p w14:paraId="0A32E9F1" w14:textId="77777777" w:rsidR="00DF42B6" w:rsidRDefault="00DF42B6" w:rsidP="00DF42B6">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owner_params</w:t>
      </w:r>
    </w:p>
    <w:p w14:paraId="5E458071" w14:textId="71BE2EE1" w:rsidR="00DF42B6" w:rsidRDefault="00DF42B6" w:rsidP="00DF42B6">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params.require(:owner).permit(:name,</w:t>
      </w:r>
    </w:p>
    <w:p w14:paraId="2B5D4A3D" w14:textId="281959DD" w:rsidR="00DF42B6" w:rsidRDefault="00DF42B6" w:rsidP="00DF42B6">
      <w:pPr>
        <w:autoSpaceDE w:val="0"/>
        <w:autoSpaceDN w:val="0"/>
        <w:adjustRightInd w:val="0"/>
        <w:spacing w:after="0" w:line="240" w:lineRule="auto"/>
        <w:ind w:left="993"/>
        <w:rPr>
          <w:rFonts w:ascii="Menlo" w:hAnsi="Menlo" w:cs="Menlo"/>
          <w:sz w:val="24"/>
          <w:szCs w:val="24"/>
          <w:lang w:val="en-US"/>
        </w:rPr>
      </w:pPr>
      <w:r>
        <w:rPr>
          <w:rFonts w:ascii="Menlo" w:hAnsi="Menlo" w:cs="Menlo"/>
          <w:i/>
          <w:iCs/>
          <w:color w:val="336699"/>
          <w:sz w:val="24"/>
          <w:szCs w:val="24"/>
          <w:lang w:val="en-US"/>
        </w:rPr>
        <w:t>user_attributes:</w:t>
      </w:r>
      <w:r>
        <w:rPr>
          <w:rFonts w:ascii="Menlo" w:hAnsi="Menlo" w:cs="Menlo"/>
          <w:sz w:val="24"/>
          <w:szCs w:val="24"/>
          <w:lang w:val="en-US"/>
        </w:rPr>
        <w:t xml:space="preserve"> [:email, :password, :password_confirmation])</w:t>
      </w:r>
    </w:p>
    <w:p w14:paraId="34F5E22C" w14:textId="6F992AF4" w:rsidR="00DF42B6" w:rsidRDefault="00DF42B6" w:rsidP="00DF42B6">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end</w:t>
      </w:r>
    </w:p>
    <w:p w14:paraId="03F40A5E" w14:textId="77777777" w:rsidR="00DF42B6" w:rsidRDefault="00DF42B6" w:rsidP="00904ABD">
      <w:pPr>
        <w:autoSpaceDE w:val="0"/>
        <w:autoSpaceDN w:val="0"/>
        <w:adjustRightInd w:val="0"/>
        <w:spacing w:after="0" w:line="240" w:lineRule="auto"/>
        <w:ind w:left="709"/>
        <w:rPr>
          <w:rFonts w:ascii="Menlo" w:hAnsi="Menlo" w:cs="Menlo"/>
          <w:sz w:val="24"/>
          <w:szCs w:val="24"/>
          <w:lang w:val="en-US"/>
        </w:rPr>
      </w:pPr>
    </w:p>
    <w:p w14:paraId="0838F3C2" w14:textId="2F7B8D52" w:rsidR="00904ABD" w:rsidRDefault="00904ABD" w:rsidP="00904ABD">
      <w:pPr>
        <w:pStyle w:val="ThesisSzveg"/>
      </w:pPr>
      <w:r w:rsidRPr="00904ABD">
        <w:t>Amikor egy szál</w:t>
      </w:r>
      <w:r>
        <w:t>lásadó a r</w:t>
      </w:r>
      <w:r w:rsidR="00DF42B6">
        <w:t>e</w:t>
      </w:r>
      <w:r>
        <w:t xml:space="preserve">gisztrációhoz vezető linkre kattint, akkor a </w:t>
      </w:r>
      <w:r w:rsidR="00DF42B6">
        <w:t>webalkalmazás</w:t>
      </w:r>
      <w:r>
        <w:t xml:space="preserve"> az </w:t>
      </w:r>
      <w:r w:rsidR="00DF42B6">
        <w:t>/</w:t>
      </w:r>
      <w:r w:rsidRPr="00DF42B6">
        <w:rPr>
          <w:i/>
        </w:rPr>
        <w:t>owners/new</w:t>
      </w:r>
      <w:r w:rsidR="00DF42B6">
        <w:t xml:space="preserve"> URL-re irányít egy http GET kérést</w:t>
      </w:r>
      <w:r>
        <w:t xml:space="preserve">. Ezt a kérést az </w:t>
      </w:r>
      <w:r w:rsidRPr="00DF42B6">
        <w:rPr>
          <w:i/>
        </w:rPr>
        <w:t>OwnersController</w:t>
      </w:r>
      <w:r>
        <w:t xml:space="preserve"> vezérlőosztály </w:t>
      </w:r>
      <w:r w:rsidRPr="00DF42B6">
        <w:rPr>
          <w:i/>
        </w:rPr>
        <w:t>new</w:t>
      </w:r>
      <w:r>
        <w:t xml:space="preserve"> metódusa kezeli. A metódus feladata, hogy inicializálja azokat az objektumokat, amikhez a megjelenő űrlap kapcsolódik. Az első sorban létrehoz egy új </w:t>
      </w:r>
      <w:r w:rsidRPr="00904ABD">
        <w:rPr>
          <w:i/>
        </w:rPr>
        <w:t>Owner</w:t>
      </w:r>
      <w:r>
        <w:t xml:space="preserve"> entitást. A második sorban a </w:t>
      </w:r>
      <w:r w:rsidRPr="00904ABD">
        <w:rPr>
          <w:i/>
        </w:rPr>
        <w:t>build_user</w:t>
      </w:r>
      <w:r>
        <w:t xml:space="preserve"> paranccsal úgy hoz létre egy új </w:t>
      </w:r>
      <w:r w:rsidRPr="00904ABD">
        <w:rPr>
          <w:i/>
        </w:rPr>
        <w:t>User</w:t>
      </w:r>
      <w:r>
        <w:t xml:space="preserve"> entitást, hogy </w:t>
      </w:r>
      <w:r w:rsidR="00DF42B6">
        <w:t>abban a külső kulcs</w:t>
      </w:r>
      <w:r>
        <w:t xml:space="preserve"> a korábban létrehozott </w:t>
      </w:r>
      <w:r w:rsidRPr="00904ABD">
        <w:rPr>
          <w:i/>
        </w:rPr>
        <w:t>@owner</w:t>
      </w:r>
      <w:r w:rsidR="00DF42B6">
        <w:t xml:space="preserve"> objektumra mutat</w:t>
      </w:r>
      <w:r>
        <w:t>.</w:t>
      </w:r>
      <w:r w:rsidR="00DF42B6">
        <w:t xml:space="preserve"> A regisztrációs űrlap elküldésekor az </w:t>
      </w:r>
      <w:r w:rsidR="00DF42B6" w:rsidRPr="00DF42B6">
        <w:rPr>
          <w:i/>
        </w:rPr>
        <w:t>/owners</w:t>
      </w:r>
      <w:r w:rsidR="00DF42B6">
        <w:t xml:space="preserve"> URL-re egy POST kérés indul. Ezt a kérést a </w:t>
      </w:r>
      <w:r w:rsidR="00DF42B6" w:rsidRPr="00DF42B6">
        <w:rPr>
          <w:i/>
        </w:rPr>
        <w:t>create</w:t>
      </w:r>
      <w:r w:rsidR="00DF42B6">
        <w:t xml:space="preserve"> metódus kezeli le. A Rails környezetben minden kéréshez tartozó adatot a </w:t>
      </w:r>
      <w:r w:rsidR="00DF42B6" w:rsidRPr="00DF42B6">
        <w:rPr>
          <w:i/>
        </w:rPr>
        <w:t>params</w:t>
      </w:r>
      <w:r w:rsidR="00DF42B6">
        <w:t xml:space="preserve"> objektum tárol, amely globálisan elérhető, a kontextustól függő objektum. </w:t>
      </w:r>
      <w:r w:rsidR="007B740E">
        <w:t xml:space="preserve">A nem kívánt működést és gyanús behatolást megelőzendő a Rails környezet bevezetett egy paraméterkorlátozó eljárást. Ezt mutatja be az </w:t>
      </w:r>
      <w:r w:rsidR="007B740E">
        <w:rPr>
          <w:i/>
        </w:rPr>
        <w:t>owner</w:t>
      </w:r>
      <w:r w:rsidR="007B740E" w:rsidRPr="007B740E">
        <w:rPr>
          <w:i/>
        </w:rPr>
        <w:t>_params</w:t>
      </w:r>
      <w:r w:rsidR="007B740E">
        <w:t xml:space="preserve"> metódus. A metódus lényege, hogy a </w:t>
      </w:r>
      <w:r w:rsidR="007B740E" w:rsidRPr="007B740E">
        <w:rPr>
          <w:i/>
        </w:rPr>
        <w:t>params</w:t>
      </w:r>
      <w:r w:rsidR="007B740E">
        <w:t xml:space="preserve"> objektumból, csak a </w:t>
      </w:r>
      <w:r w:rsidR="007B740E" w:rsidRPr="007B740E">
        <w:rPr>
          <w:i/>
        </w:rPr>
        <w:t>require</w:t>
      </w:r>
      <w:r w:rsidR="007B740E">
        <w:t xml:space="preserve"> parancsban meghatározott objektumhoz és csak a </w:t>
      </w:r>
      <w:r w:rsidR="007B740E" w:rsidRPr="007B740E">
        <w:rPr>
          <w:i/>
        </w:rPr>
        <w:t>permit</w:t>
      </w:r>
      <w:r w:rsidR="007B740E">
        <w:t xml:space="preserve"> parancsban meghatározott paramétereket engedi tovább. A </w:t>
      </w:r>
      <w:r w:rsidR="007B740E" w:rsidRPr="007B740E">
        <w:rPr>
          <w:i/>
        </w:rPr>
        <w:t>create</w:t>
      </w:r>
      <w:r w:rsidR="007B740E">
        <w:t xml:space="preserve"> metódus az </w:t>
      </w:r>
      <w:r w:rsidR="007B740E" w:rsidRPr="007B740E">
        <w:rPr>
          <w:i/>
        </w:rPr>
        <w:t>owner_params</w:t>
      </w:r>
      <w:r w:rsidR="007B740E">
        <w:t xml:space="preserve"> metódus segítségével kinyert paraméterek alapján létrehozza és elmenti az </w:t>
      </w:r>
      <w:r w:rsidR="007B740E" w:rsidRPr="007B740E">
        <w:rPr>
          <w:i/>
        </w:rPr>
        <w:t>Owner</w:t>
      </w:r>
      <w:r w:rsidR="007B740E">
        <w:t xml:space="preserve"> entitást, miközben a beágyazott paramétereknek köszönhetően a kapcsolódó </w:t>
      </w:r>
      <w:r w:rsidR="007B740E" w:rsidRPr="007B740E">
        <w:rPr>
          <w:i/>
        </w:rPr>
        <w:t>User</w:t>
      </w:r>
      <w:r w:rsidR="007B740E">
        <w:t xml:space="preserve"> entitás is létrejön az adatbázisban.</w:t>
      </w:r>
    </w:p>
    <w:p w14:paraId="31E955E3" w14:textId="2BA7AA89" w:rsidR="007B740E" w:rsidRDefault="007B740E" w:rsidP="00904ABD">
      <w:pPr>
        <w:pStyle w:val="ThesisSzveg"/>
      </w:pPr>
      <w:r>
        <w:t>Az autorizációt két szinten lehet megvalósítani a Devise nyújtotta segéd metódusokkal. Az első megfontolás, hogy a vezérlő osztályok komplett metódusait megvédjük az illetéktelen kérésektől. Ehhez az alábbi kódit kell a vezérlő osztályhoz írni:</w:t>
      </w:r>
    </w:p>
    <w:p w14:paraId="4D754480" w14:textId="77777777" w:rsidR="007B740E" w:rsidRDefault="007B740E" w:rsidP="007B740E">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before_action :authenticate_user!, only: [:edit, :update, :destroy]</w:t>
      </w:r>
    </w:p>
    <w:p w14:paraId="4D395611" w14:textId="1F48A65B" w:rsidR="007B740E" w:rsidRDefault="007B740E" w:rsidP="00904ABD">
      <w:pPr>
        <w:pStyle w:val="ThesisSzveg"/>
      </w:pPr>
      <w:r>
        <w:t xml:space="preserve">A kód lényege, hogy mielőtt az </w:t>
      </w:r>
      <w:r w:rsidRPr="007B740E">
        <w:rPr>
          <w:i/>
        </w:rPr>
        <w:t>only</w:t>
      </w:r>
      <w:r>
        <w:t xml:space="preserve"> objektumban bejegyzett metódusok lefutnának a felhasználót autentikálni kell. Ha már van autentikált felhasználó, </w:t>
      </w:r>
      <w:r>
        <w:lastRenderedPageBreak/>
        <w:t>akkor a futás folytatódik, különben a bejelentkező oldalra navigál a rendszer. A bejelentkezés követően a felhasználó a korábban elérni kívánt oldalra jut.</w:t>
      </w:r>
    </w:p>
    <w:p w14:paraId="52462F96" w14:textId="50F6E658" w:rsidR="00B07845" w:rsidRDefault="00B07845" w:rsidP="00904ABD">
      <w:pPr>
        <w:pStyle w:val="ThesisSzveg"/>
      </w:pPr>
      <w:r>
        <w:t xml:space="preserve">A második szintű autorizáció az, hogy a megjelenő oldalak tartalma és a rendszer viselkedése a felhasználói körök szerint módosul. Ehhez a szintén Devise nyújtotta </w:t>
      </w:r>
      <w:r w:rsidRPr="00B07845">
        <w:rPr>
          <w:i/>
        </w:rPr>
        <w:t>current_user</w:t>
      </w:r>
      <w:r>
        <w:t xml:space="preserve"> segédmetódus használható. A metódus segítségével elkérhető az aktuálisan bejelentkezett User entitás. Erre példa a következő kód:</w:t>
      </w:r>
    </w:p>
    <w:p w14:paraId="5F78F5A6"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check_user</w:t>
      </w:r>
    </w:p>
    <w:p w14:paraId="3E74D55E"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unless current_user == </w:t>
      </w:r>
      <w:r>
        <w:rPr>
          <w:rFonts w:ascii="Menlo" w:hAnsi="Menlo" w:cs="Menlo"/>
          <w:color w:val="A61717"/>
          <w:sz w:val="24"/>
          <w:szCs w:val="24"/>
          <w:lang w:val="en-US"/>
        </w:rPr>
        <w:t>@</w:t>
      </w:r>
      <w:r>
        <w:rPr>
          <w:rFonts w:ascii="Menlo" w:hAnsi="Menlo" w:cs="Menlo"/>
          <w:sz w:val="24"/>
          <w:szCs w:val="24"/>
          <w:lang w:val="en-US"/>
        </w:rPr>
        <w:t>accommodation.owner.user || current_user.role.is_a?(Admin)</w:t>
      </w:r>
    </w:p>
    <w:p w14:paraId="232A5EDA"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redirect_to root_url, alert: </w:t>
      </w:r>
      <w:r>
        <w:rPr>
          <w:rFonts w:ascii="Menlo" w:hAnsi="Menlo" w:cs="Menlo"/>
          <w:color w:val="DD2200"/>
          <w:sz w:val="24"/>
          <w:szCs w:val="24"/>
          <w:lang w:val="en-US"/>
        </w:rPr>
        <w:t>"Nincs jogosultsaga!"</w:t>
      </w:r>
    </w:p>
    <w:p w14:paraId="2B8593A9"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end</w:t>
      </w:r>
    </w:p>
    <w:p w14:paraId="7BF7CBA7" w14:textId="2AEF9350" w:rsidR="00B07845" w:rsidRPr="00B07845" w:rsidRDefault="00B07845" w:rsidP="00B07845">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5BF79217" w14:textId="3318CE5B" w:rsidR="002B53A1" w:rsidRDefault="002B53A1" w:rsidP="002B53A1">
      <w:pPr>
        <w:pStyle w:val="Cmsor2"/>
        <w:rPr>
          <w:szCs w:val="24"/>
        </w:rPr>
      </w:pPr>
      <w:bookmarkStart w:id="101" w:name="_Toc417059565"/>
      <w:r w:rsidRPr="00964772">
        <w:rPr>
          <w:szCs w:val="24"/>
        </w:rPr>
        <w:t>Sz</w:t>
      </w:r>
      <w:r w:rsidR="00D1044B">
        <w:rPr>
          <w:szCs w:val="24"/>
        </w:rPr>
        <w:t>obák szűrése</w:t>
      </w:r>
      <w:bookmarkEnd w:id="101"/>
    </w:p>
    <w:p w14:paraId="43AC6661" w14:textId="77777777" w:rsidR="00530FAE" w:rsidRPr="00530FAE" w:rsidRDefault="00530FAE" w:rsidP="00535021">
      <w:pPr>
        <w:pStyle w:val="ThesisSzvegElsBekezds"/>
      </w:pPr>
    </w:p>
    <w:p w14:paraId="47E071E7" w14:textId="77777777" w:rsidR="00E40DAB" w:rsidRDefault="002B53A1" w:rsidP="00E40DAB">
      <w:pPr>
        <w:pStyle w:val="Cmsor2"/>
        <w:rPr>
          <w:szCs w:val="24"/>
        </w:rPr>
      </w:pPr>
      <w:bookmarkStart w:id="102" w:name="_Toc417059566"/>
      <w:r w:rsidRPr="00964772">
        <w:rPr>
          <w:szCs w:val="24"/>
        </w:rPr>
        <w:t>Intelligens keresés</w:t>
      </w:r>
      <w:bookmarkEnd w:id="102"/>
    </w:p>
    <w:p w14:paraId="087E7C85" w14:textId="77777777" w:rsidR="00530FAE" w:rsidRDefault="000D4C5B" w:rsidP="00535021">
      <w:pPr>
        <w:pStyle w:val="ThesisSzvegElsBekezds"/>
      </w:pPr>
      <w:r>
        <w:t xml:space="preserve">Az intelligens keresés funkcióhoz a </w:t>
      </w:r>
      <w:r>
        <w:fldChar w:fldCharType="begin"/>
      </w:r>
      <w:r>
        <w:instrText xml:space="preserve"> REF _Ref416689743 \r \h </w:instrText>
      </w:r>
      <w:r>
        <w:fldChar w:fldCharType="separate"/>
      </w:r>
      <w:r w:rsidR="00B65813">
        <w:t>6.2</w:t>
      </w:r>
      <w:r>
        <w:fldChar w:fldCharType="end"/>
      </w:r>
      <w:r>
        <w:t xml:space="preserve"> fejezetben bemutatott optimalizálási modelleket kellet az AMPL modellező eszköz számára feldolgozható formátummá alakítani. Az optimalizálási modelleket az AMPL</w:t>
      </w:r>
      <w:r w:rsidR="006D703E">
        <w:t xml:space="preserve"> modellező nyelv</w:t>
      </w:r>
      <w:r>
        <w:t>vel lehet deklarálni és hozzájuk adatot csatolni. Az AMPL képes arra, hogy az optimalizálási modelleket és az adatot szétválassza, így azok megadhatók két külön bemenetként.</w:t>
      </w:r>
    </w:p>
    <w:p w14:paraId="777BA65F" w14:textId="77777777" w:rsidR="005D18C7" w:rsidRDefault="005D18C7" w:rsidP="005D18C7">
      <w:pPr>
        <w:pStyle w:val="ThesisSzveg"/>
      </w:pPr>
      <w:r>
        <w:t xml:space="preserve">Az AMPL számára értelmezhető optimalizálási modellek elkészíthetők egy egyszerű szövegszerkesztő segítségével. Az elkészült fájlok kiterjesztése ajánlás szerint </w:t>
      </w:r>
      <w:r w:rsidRPr="005D18C7">
        <w:rPr>
          <w:i/>
        </w:rPr>
        <w:t>.mod</w:t>
      </w:r>
      <w:r>
        <w:t xml:space="preserve">. </w:t>
      </w:r>
      <w:r w:rsidR="006D703E">
        <w:t xml:space="preserve">A </w:t>
      </w:r>
      <w:r w:rsidR="006D703E">
        <w:fldChar w:fldCharType="begin"/>
      </w:r>
      <w:r w:rsidR="006D703E">
        <w:instrText xml:space="preserve"> REF _Ref416700084 \r \h </w:instrText>
      </w:r>
      <w:r w:rsidR="006D703E">
        <w:fldChar w:fldCharType="separate"/>
      </w:r>
      <w:r w:rsidR="00B65813">
        <w:t>6.2.3</w:t>
      </w:r>
      <w:r w:rsidR="006D703E">
        <w:fldChar w:fldCharType="end"/>
      </w:r>
      <w:r w:rsidR="006D703E">
        <w:t xml:space="preserve"> fejezetben bemutatott, az ár és távolság szerint egyaránt optimalizáló modell az alábbi formában került leírásra:</w:t>
      </w:r>
    </w:p>
    <w:p w14:paraId="5DAA833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min_distance = </w:t>
      </w:r>
      <w:r>
        <w:rPr>
          <w:rFonts w:ascii="Menlo" w:hAnsi="Menlo" w:cs="Menlo"/>
          <w:b/>
          <w:bCs/>
          <w:color w:val="0000DD"/>
          <w:sz w:val="24"/>
          <w:szCs w:val="24"/>
          <w:lang w:val="en-US"/>
        </w:rPr>
        <w:t>1</w:t>
      </w:r>
      <w:r>
        <w:rPr>
          <w:rFonts w:ascii="Menlo" w:hAnsi="Menlo" w:cs="Menlo"/>
          <w:sz w:val="24"/>
          <w:szCs w:val="24"/>
          <w:lang w:val="en-US"/>
        </w:rPr>
        <w:t>;</w:t>
      </w:r>
    </w:p>
    <w:p w14:paraId="7178ED2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min_price = </w:t>
      </w:r>
      <w:r>
        <w:rPr>
          <w:rFonts w:ascii="Menlo" w:hAnsi="Menlo" w:cs="Menlo"/>
          <w:b/>
          <w:bCs/>
          <w:color w:val="0000DD"/>
          <w:sz w:val="24"/>
          <w:szCs w:val="24"/>
          <w:lang w:val="en-US"/>
        </w:rPr>
        <w:t>1</w:t>
      </w:r>
      <w:r>
        <w:rPr>
          <w:rFonts w:ascii="Menlo" w:hAnsi="Menlo" w:cs="Menlo"/>
          <w:sz w:val="24"/>
          <w:szCs w:val="24"/>
          <w:lang w:val="en-US"/>
        </w:rPr>
        <w:t>;</w:t>
      </w:r>
    </w:p>
    <w:p w14:paraId="472F145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42CFEE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&gt;= </w:t>
      </w:r>
      <w:r>
        <w:rPr>
          <w:rFonts w:ascii="Menlo" w:hAnsi="Menlo" w:cs="Menlo"/>
          <w:b/>
          <w:bCs/>
          <w:color w:val="0000DD"/>
          <w:sz w:val="24"/>
          <w:szCs w:val="24"/>
          <w:lang w:val="en-US"/>
        </w:rPr>
        <w:t>0</w:t>
      </w:r>
      <w:r>
        <w:rPr>
          <w:rFonts w:ascii="Menlo" w:hAnsi="Menlo" w:cs="Menlo"/>
          <w:sz w:val="24"/>
          <w:szCs w:val="24"/>
          <w:lang w:val="en-US"/>
        </w:rPr>
        <w:t>;</w:t>
      </w:r>
    </w:p>
    <w:p w14:paraId="7D3D1E2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CBA4D15"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b/>
          <w:bCs/>
          <w:color w:val="003366"/>
          <w:sz w:val="24"/>
          <w:szCs w:val="24"/>
          <w:lang w:val="en-US"/>
        </w:rPr>
        <w:t>ROOMS</w:t>
      </w:r>
      <w:r>
        <w:rPr>
          <w:rFonts w:ascii="Menlo" w:hAnsi="Menlo" w:cs="Menlo"/>
          <w:sz w:val="24"/>
          <w:szCs w:val="24"/>
          <w:lang w:val="en-US"/>
        </w:rPr>
        <w:t>;</w:t>
      </w:r>
    </w:p>
    <w:p w14:paraId="022BD7CE"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67029DA6"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capacity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6A66E2C3"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stars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0816548B"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price {</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5BB61C1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param distance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746025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784B6D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w:t>
      </w:r>
      <w:r>
        <w:rPr>
          <w:rFonts w:ascii="Menlo" w:hAnsi="Menlo" w:cs="Menlo"/>
          <w:b/>
          <w:bCs/>
          <w:color w:val="003366"/>
          <w:sz w:val="24"/>
          <w:szCs w:val="24"/>
          <w:lang w:val="en-US"/>
        </w:rPr>
        <w:t>Occupation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binary;</w:t>
      </w:r>
    </w:p>
    <w:p w14:paraId="29685B0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occupied_rooms = 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p>
    <w:p w14:paraId="237A24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1FD01769"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subject to </w:t>
      </w:r>
      <w:r>
        <w:rPr>
          <w:rFonts w:ascii="Menlo" w:hAnsi="Menlo" w:cs="Menlo"/>
          <w:color w:val="AA6600"/>
          <w:sz w:val="24"/>
          <w:szCs w:val="24"/>
          <w:lang w:val="en-US"/>
        </w:rPr>
        <w:t>Accommodation</w:t>
      </w:r>
      <w:r>
        <w:rPr>
          <w:rFonts w:ascii="Menlo" w:hAnsi="Menlo" w:cs="Menlo"/>
          <w:sz w:val="24"/>
          <w:szCs w:val="24"/>
          <w:lang w:val="en-US"/>
        </w:rPr>
        <w:t>:</w:t>
      </w:r>
    </w:p>
    <w:p w14:paraId="0D1EE4C6"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[i]*capacity[i] = guests</w:t>
      </w:r>
    </w:p>
    <w:p w14:paraId="753B3A4C"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C38628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minimize </w:t>
      </w:r>
      <w:r>
        <w:rPr>
          <w:rFonts w:ascii="Menlo" w:hAnsi="Menlo" w:cs="Menlo"/>
          <w:color w:val="AA6600"/>
          <w:sz w:val="24"/>
          <w:szCs w:val="24"/>
          <w:lang w:val="en-US"/>
        </w:rPr>
        <w:t>OPTIMUM</w:t>
      </w:r>
      <w:r>
        <w:rPr>
          <w:rFonts w:ascii="Menlo" w:hAnsi="Menlo" w:cs="Menlo"/>
          <w:sz w:val="24"/>
          <w:szCs w:val="24"/>
          <w:lang w:val="en-US"/>
        </w:rPr>
        <w:t>:</w:t>
      </w:r>
    </w:p>
    <w:p w14:paraId="1A29BFA0"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 * (price[i]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 +</w:t>
      </w:r>
    </w:p>
    <w:p w14:paraId="4EA90F1A" w14:textId="77777777" w:rsidR="001E0024"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occupied_rooms &gt;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8800"/>
          <w:sz w:val="24"/>
          <w:szCs w:val="24"/>
          <w:lang w:val="en-US"/>
        </w:rPr>
        <w:t>then</w:t>
      </w:r>
      <w:r w:rsidR="001E0024">
        <w:rPr>
          <w:rFonts w:ascii="Menlo" w:hAnsi="Menlo" w:cs="Menlo"/>
          <w:sz w:val="24"/>
          <w:szCs w:val="24"/>
          <w:lang w:val="en-US"/>
        </w:rPr>
        <w:t xml:space="preserve"> (</w:t>
      </w:r>
    </w:p>
    <w:p w14:paraId="46B53834" w14:textId="77777777" w:rsidR="006D703E" w:rsidRDefault="006D703E" w:rsidP="001E0024">
      <w:pPr>
        <w:autoSpaceDE w:val="0"/>
        <w:autoSpaceDN w:val="0"/>
        <w:adjustRightInd w:val="0"/>
        <w:spacing w:after="0" w:line="240" w:lineRule="auto"/>
        <w:ind w:left="1418"/>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sum{(i,j)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((distance[i,j]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min_distance)^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w:t>
      </w:r>
    </w:p>
    <w:p w14:paraId="313A01FA"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 </w:t>
      </w:r>
    </w:p>
    <w:p w14:paraId="196A9A8E" w14:textId="77777777" w:rsidR="006D703E" w:rsidRDefault="006D703E" w:rsidP="001E0024">
      <w:pPr>
        <w:autoSpaceDE w:val="0"/>
        <w:autoSpaceDN w:val="0"/>
        <w:adjustRightInd w:val="0"/>
        <w:spacing w:after="320" w:line="240" w:lineRule="auto"/>
        <w:ind w:left="992"/>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((stars[i]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p>
    <w:p w14:paraId="29B7FF0C" w14:textId="77777777" w:rsidR="006D703E" w:rsidRDefault="00B65813" w:rsidP="005D18C7">
      <w:pPr>
        <w:pStyle w:val="ThesisSzveg"/>
      </w:pPr>
      <w:r>
        <w:t xml:space="preserve">A modell első felében a paraméterek és változók vannak rögzítve, a második felében a </w:t>
      </w:r>
      <w:r w:rsidR="00070899">
        <w:t>korlátozások és a célfüggvényt.</w:t>
      </w:r>
    </w:p>
    <w:p w14:paraId="12C03173" w14:textId="05DBF783" w:rsidR="00070899" w:rsidRDefault="00070899" w:rsidP="005D18C7">
      <w:pPr>
        <w:pStyle w:val="ThesisSzveg"/>
      </w:pPr>
      <w:r>
        <w:t xml:space="preserve">A </w:t>
      </w:r>
      <w:r w:rsidRPr="00070899">
        <w:rPr>
          <w:i/>
        </w:rPr>
        <w:t>min_distance</w:t>
      </w:r>
      <w:r>
        <w:t xml:space="preserve"> és </w:t>
      </w:r>
      <w:r w:rsidRPr="00070899">
        <w:rPr>
          <w:i/>
        </w:rPr>
        <w:t>min_price</w:t>
      </w:r>
      <w:r>
        <w:t xml:space="preserve"> paraméterek nem változtathatók, mert a </w:t>
      </w:r>
      <w:r>
        <w:fldChar w:fldCharType="begin"/>
      </w:r>
      <w:r>
        <w:instrText xml:space="preserve"> REF _Ref416701623 \r \h </w:instrText>
      </w:r>
      <w:r>
        <w:fldChar w:fldCharType="separate"/>
      </w:r>
      <w:r>
        <w:t>6.2</w:t>
      </w:r>
      <w:r>
        <w:fldChar w:fldCharType="end"/>
      </w:r>
      <w:r>
        <w:t xml:space="preserve"> fejezetben bemutatott kategorizálás után a legkisebb érték mindig 1. A </w:t>
      </w:r>
      <w:r w:rsidRPr="00070899">
        <w:rPr>
          <w:i/>
        </w:rPr>
        <w:t>guests</w:t>
      </w:r>
      <w:r>
        <w:t xml:space="preserve"> paraméter a vendégek számát tárolja. Ezt követi a szobák halmazának deklarálása </w:t>
      </w:r>
      <w:r w:rsidRPr="00070899">
        <w:rPr>
          <w:i/>
        </w:rPr>
        <w:t>ROOMS</w:t>
      </w:r>
      <w:r>
        <w:t xml:space="preserve"> névvel. A szobák halmazához tartozik a </w:t>
      </w:r>
      <w:r w:rsidRPr="00070899">
        <w:rPr>
          <w:i/>
        </w:rPr>
        <w:t>capacity</w:t>
      </w:r>
      <w:r>
        <w:t xml:space="preserve">, mint kapacitás, a </w:t>
      </w:r>
      <w:r w:rsidRPr="00070899">
        <w:rPr>
          <w:i/>
        </w:rPr>
        <w:t>price</w:t>
      </w:r>
      <w:r>
        <w:t xml:space="preserve"> mint ár és a </w:t>
      </w:r>
      <w:r w:rsidRPr="00070899">
        <w:rPr>
          <w:i/>
        </w:rPr>
        <w:t>stars</w:t>
      </w:r>
      <w:r>
        <w:t xml:space="preserve">, mint átlagos értékelés paraméter. A szobák közti távolságot a </w:t>
      </w:r>
      <w:r w:rsidRPr="00070899">
        <w:rPr>
          <w:i/>
        </w:rPr>
        <w:t>distance</w:t>
      </w:r>
      <w:r>
        <w:t xml:space="preserve"> paraméter tárolja, amely a szobák halmazából képzett két dimenziós mátrixhoz tartozik. A modell fő változója </w:t>
      </w:r>
      <w:r w:rsidRPr="00070899">
        <w:rPr>
          <w:i/>
        </w:rPr>
        <w:t>Occupation</w:t>
      </w:r>
      <w:r>
        <w:t xml:space="preserve"> névre hallgat és a </w:t>
      </w:r>
      <w:r w:rsidRPr="00070899">
        <w:rPr>
          <w:i/>
        </w:rPr>
        <w:t>ROOMS</w:t>
      </w:r>
      <w:r>
        <w:t xml:space="preserve"> halmaz felett van értelmezve. Az </w:t>
      </w:r>
      <w:r w:rsidRPr="00070899">
        <w:rPr>
          <w:i/>
        </w:rPr>
        <w:t>occupied_rooms</w:t>
      </w:r>
      <w:r>
        <w:t xml:space="preserve"> egy segédváltozó, a célfüggvé</w:t>
      </w:r>
      <w:r w:rsidR="007C1914">
        <w:t>ny átláthatóbbá tétele, és a re</w:t>
      </w:r>
      <w:r>
        <w:t>dundancia elkerülése miatt került bevezetésre.</w:t>
      </w:r>
    </w:p>
    <w:p w14:paraId="7235C431" w14:textId="77777777" w:rsidR="00070899" w:rsidRDefault="00070899" w:rsidP="005D18C7">
      <w:pPr>
        <w:pStyle w:val="ThesisSzveg"/>
      </w:pPr>
      <w:r>
        <w:t>A modellnek egy korlátozása van, mégpedig, hogy a kiválasztott szobák kapacitásának egyenlőnek kell lennie a vendégek számával. Ezt</w:t>
      </w:r>
      <w:r w:rsidR="0053708F">
        <w:t xml:space="preserve"> a korlátozást fogalmazza meg az </w:t>
      </w:r>
      <w:r w:rsidR="0053708F" w:rsidRPr="001E3C8B">
        <w:rPr>
          <w:i/>
        </w:rPr>
        <w:t>Accommodation</w:t>
      </w:r>
      <w:r w:rsidR="0053708F">
        <w:t xml:space="preserve"> nevű kifejezés. A modell utolsó eleme az </w:t>
      </w:r>
      <w:r w:rsidR="0053708F" w:rsidRPr="001E3C8B">
        <w:rPr>
          <w:i/>
        </w:rPr>
        <w:t>OPTIMUM</w:t>
      </w:r>
      <w:r w:rsidR="0053708F">
        <w:t xml:space="preserve"> elnevezésű célfüggvény. A </w:t>
      </w:r>
      <w:r w:rsidR="0053708F">
        <w:fldChar w:fldCharType="begin"/>
      </w:r>
      <w:r w:rsidR="0053708F">
        <w:instrText xml:space="preserve"> REF _Ref416702335 \r \h </w:instrText>
      </w:r>
      <w:r w:rsidR="0053708F">
        <w:fldChar w:fldCharType="separate"/>
      </w:r>
      <w:r w:rsidR="0053708F">
        <w:t>6.2.3</w:t>
      </w:r>
      <w:r w:rsidR="0053708F">
        <w:fldChar w:fldCharType="end"/>
      </w:r>
      <w:r w:rsidR="0053708F">
        <w:t xml:space="preserve"> fejezetben bemutatott célfüggvényhez képest az implementáció alkalmaz egy kiegészítést. A nemlineáris megoldó az optimalizálás során választhatja azt, hogy az összes változó 0. Ekkor a gyökvonás operátor hibát jelez, és a folyamat leáll. Ezt elkerülendő, a gyökjel alatti </w:t>
      </w:r>
      <w:r w:rsidR="0053708F">
        <w:lastRenderedPageBreak/>
        <w:t>kifejezéshez hozzáadok egyet, ami az eredményt nem befolyásolja, de segítségével a megoldó minden esetben helyesen fut.</w:t>
      </w:r>
    </w:p>
    <w:p w14:paraId="13B48D94" w14:textId="77777777" w:rsidR="001E3C8B" w:rsidRDefault="001E3C8B" w:rsidP="009D202D">
      <w:pPr>
        <w:pStyle w:val="ThesisSzveg"/>
      </w:pPr>
      <w:r>
        <w:t xml:space="preserve">Az optimalizálási modell megszerkesztése után össze kell állítani azt az adathalmazt, amelyen az optimalizálást el kell végezni. Amint, azt korábban említettem, az adatokat a modelltől függetlenül, egy másik fájlban is meg lehet adni. Egy ilyen adatfájl kiterjesztése ajánlás szerint </w:t>
      </w:r>
      <w:r w:rsidRPr="001E3C8B">
        <w:rPr>
          <w:i/>
        </w:rPr>
        <w:t>.dat</w:t>
      </w:r>
      <w:r>
        <w:t>. Egy, a modellhez illeszthető adatfájl tar</w:t>
      </w:r>
      <w:r w:rsidR="009D202D">
        <w:t>talma a következőképpen néz ki:</w:t>
      </w:r>
    </w:p>
    <w:p w14:paraId="10A83153"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 </w:t>
      </w:r>
      <w:r>
        <w:rPr>
          <w:rFonts w:ascii="Menlo" w:hAnsi="Menlo" w:cs="Menlo"/>
          <w:b/>
          <w:bCs/>
          <w:color w:val="0000DD"/>
          <w:sz w:val="24"/>
          <w:szCs w:val="24"/>
          <w:lang w:val="en-US"/>
        </w:rPr>
        <w:t>8</w:t>
      </w:r>
      <w:r>
        <w:rPr>
          <w:rFonts w:ascii="Menlo" w:hAnsi="Menlo" w:cs="Menlo"/>
          <w:sz w:val="24"/>
          <w:szCs w:val="24"/>
          <w:lang w:val="en-US"/>
        </w:rPr>
        <w:t>;</w:t>
      </w:r>
    </w:p>
    <w:p w14:paraId="1F78E65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7C2A53E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color w:val="AA6600"/>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w:t>
      </w:r>
    </w:p>
    <w:p w14:paraId="7EE0AD42"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C63CAF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color w:val="AA6600"/>
          <w:sz w:val="24"/>
          <w:szCs w:val="24"/>
          <w:lang w:val="en-US"/>
        </w:rPr>
        <w:t>param</w:t>
      </w:r>
      <w:r>
        <w:rPr>
          <w:rFonts w:ascii="Menlo" w:hAnsi="Menlo" w:cs="Menlo"/>
          <w:sz w:val="24"/>
          <w:szCs w:val="24"/>
          <w:lang w:val="en-US"/>
        </w:rPr>
        <w:t xml:space="preserve">:  capacity  stars </w:t>
      </w:r>
      <w:r w:rsidR="00FC54AF">
        <w:rPr>
          <w:rFonts w:ascii="Menlo" w:hAnsi="Menlo" w:cs="Menlo"/>
          <w:sz w:val="24"/>
          <w:szCs w:val="24"/>
          <w:lang w:val="en-US"/>
        </w:rPr>
        <w:t xml:space="preserve"> </w:t>
      </w:r>
      <w:r>
        <w:rPr>
          <w:rFonts w:ascii="Menlo" w:hAnsi="Menlo" w:cs="Menlo"/>
          <w:sz w:val="24"/>
          <w:szCs w:val="24"/>
          <w:lang w:val="en-US"/>
        </w:rPr>
        <w:t>price :=</w:t>
      </w:r>
    </w:p>
    <w:p w14:paraId="6B6E47A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15000</w:t>
      </w:r>
    </w:p>
    <w:p w14:paraId="00C007B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3</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w:t>
      </w:r>
      <w:r>
        <w:rPr>
          <w:rFonts w:ascii="Menlo" w:hAnsi="Menlo" w:cs="Menlo"/>
          <w:b/>
          <w:bCs/>
          <w:color w:val="0000DD"/>
          <w:sz w:val="24"/>
          <w:szCs w:val="24"/>
          <w:lang w:val="en-US"/>
        </w:rPr>
        <w:t>5</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27000</w:t>
      </w:r>
    </w:p>
    <w:p w14:paraId="61F5ECD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328C1F1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4491ADF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15000</w:t>
      </w:r>
    </w:p>
    <w:p w14:paraId="23CCADA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1</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14000</w:t>
      </w:r>
      <w:r>
        <w:rPr>
          <w:rFonts w:ascii="Menlo" w:hAnsi="Menlo" w:cs="Menlo"/>
          <w:sz w:val="24"/>
          <w:szCs w:val="24"/>
          <w:lang w:val="en-US"/>
        </w:rPr>
        <w:t>;</w:t>
      </w:r>
    </w:p>
    <w:p w14:paraId="7E2FE631"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E9EDAEB"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w:t>
      </w:r>
      <w:r>
        <w:rPr>
          <w:rFonts w:ascii="Menlo" w:hAnsi="Menlo" w:cs="Menlo"/>
          <w:color w:val="AA6600"/>
          <w:sz w:val="24"/>
          <w:szCs w:val="24"/>
          <w:lang w:val="en-US"/>
        </w:rPr>
        <w:t>distance</w:t>
      </w:r>
      <w:r>
        <w:rPr>
          <w:rFonts w:ascii="Menlo" w:hAnsi="Menlo" w:cs="Menlo"/>
          <w:sz w:val="24"/>
          <w:szCs w:val="24"/>
          <w:lang w:val="en-US"/>
        </w:rPr>
        <w:t xml:space="preserve">: </w:t>
      </w:r>
    </w:p>
    <w:p w14:paraId="7F41193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p>
    <w:p w14:paraId="7F7288B5"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p>
    <w:p w14:paraId="67F38DA6"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9</w:t>
      </w:r>
    </w:p>
    <w:p w14:paraId="058E09E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7</w:t>
      </w:r>
    </w:p>
    <w:p w14:paraId="351F7CC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7</w:t>
      </w:r>
    </w:p>
    <w:p w14:paraId="140384B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p>
    <w:p w14:paraId="660620F6" w14:textId="77777777" w:rsidR="007F30CD" w:rsidRDefault="007F30CD" w:rsidP="007F30CD">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w:t>
      </w:r>
    </w:p>
    <w:p w14:paraId="142B7315" w14:textId="77777777" w:rsidR="005D18C7" w:rsidRDefault="00FC54AF" w:rsidP="005D18C7">
      <w:pPr>
        <w:pStyle w:val="ThesisSzveg"/>
      </w:pPr>
      <w:r>
        <w:t>Az adatfájlban a modellben meghatározott paraméterekhez rendelünk értéket, tehát ugyanazokat az elnevezéseket kell alkalmazni. Fontos továbbá, hogy a mátrixok esetében az első index a sornak, a második index az oszlopnak felel meg, illetve egydimenziós halmaz esetén a sor a halmaz eleme és az oszlopok a hozzá tartozó paraméterek.</w:t>
      </w:r>
    </w:p>
    <w:p w14:paraId="61EAADD1" w14:textId="0DA64FF7" w:rsidR="00FC54AF" w:rsidRDefault="00FC54AF" w:rsidP="005D18C7">
      <w:pPr>
        <w:pStyle w:val="ThesisSzveg"/>
      </w:pPr>
      <w:r>
        <w:t>Ahhoz, hogy az AMPL-lel a fent definiált modell szerint a meghatározott adathalmazt optimalizálni lehessen</w:t>
      </w:r>
      <w:r w:rsidR="007C1914">
        <w:t>,</w:t>
      </w:r>
      <w:r>
        <w:t xml:space="preserve"> szükség</w:t>
      </w:r>
      <w:r w:rsidR="007C1914">
        <w:t xml:space="preserve"> </w:t>
      </w:r>
      <w:r>
        <w:t>van</w:t>
      </w:r>
      <w:r w:rsidR="007C1914">
        <w:t xml:space="preserve"> még</w:t>
      </w:r>
      <w:r>
        <w:t xml:space="preserve"> pár sornyi konfigurációra, amit a modell fájlban is megtehettem volna, de az egyértelműség kedvéért egy harmadik fájlban tettem meg. Ez a harmadik fájl a futtatási konfiguráció</w:t>
      </w:r>
      <w:r w:rsidR="00F4339A">
        <w:t xml:space="preserve">, kiterjesztése </w:t>
      </w:r>
      <w:r w:rsidR="00F4339A" w:rsidRPr="00F4339A">
        <w:rPr>
          <w:i/>
        </w:rPr>
        <w:t>.solve</w:t>
      </w:r>
      <w:r>
        <w:t xml:space="preserve"> és tipikus tartalma a következő:</w:t>
      </w:r>
    </w:p>
    <w:p w14:paraId="031B05D1"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option solver bonmin;</w:t>
      </w:r>
    </w:p>
    <w:p w14:paraId="3EBAE311"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model vopt</w:t>
      </w:r>
      <w:r w:rsidR="00FC54AF">
        <w:rPr>
          <w:rFonts w:ascii="Menlo" w:hAnsi="Menlo" w:cs="Menlo"/>
          <w:sz w:val="24"/>
          <w:szCs w:val="24"/>
          <w:lang w:val="en-US"/>
        </w:rPr>
        <w:t>.mod;</w:t>
      </w:r>
    </w:p>
    <w:p w14:paraId="22A5C93D"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data vopt</w:t>
      </w:r>
      <w:r w:rsidR="00FC54AF">
        <w:rPr>
          <w:rFonts w:ascii="Menlo" w:hAnsi="Menlo" w:cs="Menlo"/>
          <w:sz w:val="24"/>
          <w:szCs w:val="24"/>
          <w:lang w:val="en-US"/>
        </w:rPr>
        <w:t>.dat;</w:t>
      </w:r>
    </w:p>
    <w:p w14:paraId="4D25ED45"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solve;</w:t>
      </w:r>
    </w:p>
    <w:p w14:paraId="430C4E2D"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option display_1col </w:t>
      </w:r>
      <w:r>
        <w:rPr>
          <w:rFonts w:ascii="Menlo" w:hAnsi="Menlo" w:cs="Menlo"/>
          <w:b/>
          <w:bCs/>
          <w:color w:val="0000DD"/>
          <w:sz w:val="24"/>
          <w:szCs w:val="24"/>
          <w:lang w:val="en-US"/>
        </w:rPr>
        <w:t>1000000</w:t>
      </w:r>
      <w:r>
        <w:rPr>
          <w:rFonts w:ascii="Menlo" w:hAnsi="Menlo" w:cs="Menlo"/>
          <w:sz w:val="24"/>
          <w:szCs w:val="24"/>
          <w:lang w:val="en-US"/>
        </w:rPr>
        <w:t>;</w:t>
      </w:r>
    </w:p>
    <w:p w14:paraId="4A1FF395" w14:textId="77777777" w:rsidR="00FC54AF" w:rsidRDefault="00FC54AF" w:rsidP="00FC54A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display</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w:t>
      </w:r>
    </w:p>
    <w:p w14:paraId="46D06FCC" w14:textId="77777777" w:rsidR="00FC54AF" w:rsidRDefault="00F4339A" w:rsidP="005D18C7">
      <w:pPr>
        <w:pStyle w:val="ThesisSzveg"/>
      </w:pPr>
      <w:r>
        <w:t xml:space="preserve">A konfiguráció első sora beállítja, hogy mely megoldóval történjen az optimalizáció. Jelen esetben ez a Bonmin. A második sor a modell fájlt, a harmadik sor pedig az adat fájlt csatolja a feladathoz. A negyedik </w:t>
      </w:r>
      <w:r w:rsidRPr="00F4339A">
        <w:rPr>
          <w:i/>
        </w:rPr>
        <w:t>solve</w:t>
      </w:r>
      <w:r>
        <w:t xml:space="preserve"> parancsának hatására az AMPL levezényli az optimalizálást, annak folyamatát kijelzi a parancssorban. Az utolsó két sor a végső eredmény kijelzését állítja be. Először az kerül meghatározásra, hogy az eredményhalmazt egy oszlopban jelezze maximum egymillió sorig. Végül a </w:t>
      </w:r>
      <w:r w:rsidRPr="00F4339A">
        <w:rPr>
          <w:i/>
        </w:rPr>
        <w:t>display</w:t>
      </w:r>
      <w:r>
        <w:t xml:space="preserve"> parancs paramétereként az AMPL utasítást kap arra, hogy az </w:t>
      </w:r>
      <w:r w:rsidRPr="00F4339A">
        <w:rPr>
          <w:i/>
        </w:rPr>
        <w:t>Occupation</w:t>
      </w:r>
      <w:r>
        <w:t xml:space="preserve"> nevű változóhalmazt írja a képernyőre.</w:t>
      </w:r>
    </w:p>
    <w:p w14:paraId="455DC8B0" w14:textId="77777777" w:rsidR="00F4339A" w:rsidRDefault="00F4339A" w:rsidP="005D18C7">
      <w:pPr>
        <w:pStyle w:val="ThesisSzveg"/>
      </w:pPr>
      <w:r>
        <w:t>Az optimalizálást a parancssorból lehet elindítani, és az eredményt is ott fogjuk megtekinteni. A művelet elvégzéséhez a következő parancsot kell kiadni:</w:t>
      </w:r>
    </w:p>
    <w:p w14:paraId="39E8F123" w14:textId="77777777" w:rsidR="00F4339A" w:rsidRDefault="00F4339A" w:rsidP="00F4339A">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ampl vopt.solve</w:t>
      </w:r>
    </w:p>
    <w:p w14:paraId="3877A674" w14:textId="77777777" w:rsidR="00F4339A" w:rsidRDefault="00F4339A" w:rsidP="005D18C7">
      <w:pPr>
        <w:pStyle w:val="ThesisSzveg"/>
      </w:pPr>
      <w:r>
        <w:t xml:space="preserve">A művelet teljes kimenetét hely hiányában megcsonkítottam. A végső eredményt </w:t>
      </w:r>
      <w:r w:rsidR="001429B6">
        <w:t>a teljes kimenet végén, az alább látható módon jelzi ki a megoldó. Értelemszerűen az egyesek az elfoglalt szobákat, míg a nullák az optimális eredményből kihagyott szobákat jelzik.</w:t>
      </w:r>
    </w:p>
    <w:p w14:paraId="613988B4"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Occupation</w:t>
      </w:r>
      <w:r>
        <w:rPr>
          <w:rFonts w:ascii="Menlo" w:hAnsi="Menlo" w:cs="Menlo"/>
          <w:sz w:val="24"/>
          <w:szCs w:val="24"/>
          <w:lang w:val="en-US"/>
        </w:rPr>
        <w:t xml:space="preserve"> [*] :=</w:t>
      </w:r>
    </w:p>
    <w:p w14:paraId="773E56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p>
    <w:p w14:paraId="2D7829CF"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0</w:t>
      </w:r>
    </w:p>
    <w:p w14:paraId="75E8B2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0</w:t>
      </w:r>
    </w:p>
    <w:p w14:paraId="7B03A457"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0</w:t>
      </w:r>
    </w:p>
    <w:p w14:paraId="55C4951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1</w:t>
      </w:r>
    </w:p>
    <w:p w14:paraId="71996EF2"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0</w:t>
      </w:r>
    </w:p>
    <w:p w14:paraId="26422BF5"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R7</w:t>
      </w:r>
      <w:r>
        <w:rPr>
          <w:rFonts w:ascii="Menlo" w:hAnsi="Menlo" w:cs="Menlo"/>
          <w:sz w:val="24"/>
          <w:szCs w:val="24"/>
          <w:lang w:val="en-US"/>
        </w:rPr>
        <w:t xml:space="preserve">  </w:t>
      </w:r>
      <w:r>
        <w:rPr>
          <w:rFonts w:ascii="Menlo" w:hAnsi="Menlo" w:cs="Menlo"/>
          <w:b/>
          <w:bCs/>
          <w:color w:val="0000DD"/>
          <w:sz w:val="24"/>
          <w:szCs w:val="24"/>
          <w:lang w:val="en-US"/>
        </w:rPr>
        <w:t>1</w:t>
      </w:r>
    </w:p>
    <w:p w14:paraId="539D1B29"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R8</w:t>
      </w:r>
      <w:r>
        <w:rPr>
          <w:rFonts w:ascii="Menlo" w:hAnsi="Menlo" w:cs="Menlo"/>
          <w:sz w:val="24"/>
          <w:szCs w:val="24"/>
          <w:lang w:val="en-US"/>
        </w:rPr>
        <w:t xml:space="preserve">  </w:t>
      </w:r>
      <w:r>
        <w:rPr>
          <w:rFonts w:ascii="Menlo" w:hAnsi="Menlo" w:cs="Menlo"/>
          <w:b/>
          <w:bCs/>
          <w:color w:val="0000DD"/>
          <w:sz w:val="24"/>
          <w:szCs w:val="24"/>
          <w:lang w:val="en-US"/>
        </w:rPr>
        <w:t>1</w:t>
      </w:r>
    </w:p>
    <w:p w14:paraId="4D27E6D6"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R9</w:t>
      </w:r>
      <w:r>
        <w:rPr>
          <w:rFonts w:ascii="Menlo" w:hAnsi="Menlo" w:cs="Menlo"/>
          <w:sz w:val="24"/>
          <w:szCs w:val="24"/>
          <w:lang w:val="en-US"/>
        </w:rPr>
        <w:t xml:space="preserve">  </w:t>
      </w:r>
      <w:r>
        <w:rPr>
          <w:rFonts w:ascii="Menlo" w:hAnsi="Menlo" w:cs="Menlo"/>
          <w:b/>
          <w:bCs/>
          <w:color w:val="0000DD"/>
          <w:sz w:val="24"/>
          <w:szCs w:val="24"/>
          <w:lang w:val="en-US"/>
        </w:rPr>
        <w:t>1</w:t>
      </w:r>
    </w:p>
    <w:p w14:paraId="0ECF6BA6" w14:textId="77777777" w:rsidR="001429B6" w:rsidRDefault="001429B6" w:rsidP="001429B6">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w:t>
      </w:r>
    </w:p>
    <w:p w14:paraId="466172DB" w14:textId="77777777" w:rsidR="001429B6" w:rsidRDefault="00FF54EA" w:rsidP="005D18C7">
      <w:pPr>
        <w:pStyle w:val="ThesisSzveg"/>
      </w:pPr>
      <w:r>
        <w:t>Mivel az AMPL egy önálló, parancssori program és nincs interfésze egy Ruby program számára</w:t>
      </w:r>
      <w:r w:rsidR="00220F0F">
        <w:t xml:space="preserve">. A Ruby nyelvben, és így a Rails alkalmazásban is elérhető </w:t>
      </w:r>
      <w:r w:rsidR="00220F0F">
        <w:lastRenderedPageBreak/>
        <w:t>viszont több lehetőség parancssori műveletek futtatására. Ezek közül kettőt alkalmaztam:</w:t>
      </w:r>
    </w:p>
    <w:p w14:paraId="23801433" w14:textId="77777777" w:rsidR="00220F0F" w:rsidRPr="00220F0F" w:rsidRDefault="00220F0F" w:rsidP="00220F0F">
      <w:pPr>
        <w:pStyle w:val="Listaszerbekezds"/>
        <w:numPr>
          <w:ilvl w:val="0"/>
          <w:numId w:val="21"/>
        </w:numPr>
        <w:autoSpaceDE w:val="0"/>
        <w:autoSpaceDN w:val="0"/>
        <w:adjustRightInd w:val="0"/>
        <w:spacing w:after="0" w:line="360" w:lineRule="auto"/>
        <w:rPr>
          <w:rFonts w:ascii="Times New Roman" w:hAnsi="Times New Roman" w:cs="Times New Roman"/>
          <w:sz w:val="24"/>
          <w:szCs w:val="24"/>
        </w:rPr>
      </w:pPr>
      <w:r w:rsidRPr="00220F0F">
        <w:rPr>
          <w:rFonts w:ascii="Menlo" w:hAnsi="Menlo" w:cs="Menlo"/>
          <w:color w:val="003388"/>
          <w:sz w:val="24"/>
          <w:szCs w:val="24"/>
        </w:rPr>
        <w:t>system</w:t>
      </w:r>
      <w:r w:rsidRPr="00220F0F">
        <w:rPr>
          <w:rFonts w:ascii="Menlo" w:hAnsi="Menlo" w:cs="Menlo"/>
          <w:sz w:val="24"/>
          <w:szCs w:val="24"/>
        </w:rPr>
        <w:t>(</w:t>
      </w:r>
      <w:r w:rsidRPr="00220F0F">
        <w:rPr>
          <w:rFonts w:ascii="Menlo" w:hAnsi="Menlo" w:cs="Menlo"/>
          <w:color w:val="DD2200"/>
          <w:sz w:val="24"/>
          <w:szCs w:val="24"/>
        </w:rPr>
        <w:t>"[command]"</w:t>
      </w:r>
      <w:r w:rsidRPr="00220F0F">
        <w:rPr>
          <w:rFonts w:ascii="Menlo" w:hAnsi="Menlo" w:cs="Menlo"/>
          <w:sz w:val="24"/>
          <w:szCs w:val="24"/>
        </w:rPr>
        <w:t>)</w:t>
      </w:r>
      <w:r w:rsidRPr="00220F0F">
        <w:rPr>
          <w:rFonts w:ascii="Times New Roman" w:hAnsi="Times New Roman" w:cs="Times New Roman"/>
          <w:sz w:val="24"/>
          <w:szCs w:val="24"/>
        </w:rPr>
        <w:t xml:space="preserve">: a parancsot egy új környezetben hajtja végre, nem szakítja meg a hívó folyamatot. Visszatérési értéke </w:t>
      </w:r>
      <w:r w:rsidRPr="00220F0F">
        <w:rPr>
          <w:rFonts w:ascii="Times New Roman" w:hAnsi="Times New Roman" w:cs="Times New Roman"/>
          <w:i/>
          <w:sz w:val="24"/>
          <w:szCs w:val="24"/>
        </w:rPr>
        <w:t>true</w:t>
      </w:r>
      <w:r>
        <w:rPr>
          <w:rFonts w:ascii="Times New Roman" w:hAnsi="Times New Roman" w:cs="Times New Roman"/>
          <w:sz w:val="24"/>
          <w:szCs w:val="24"/>
        </w:rPr>
        <w:t>, ha a futás si</w:t>
      </w:r>
      <w:r w:rsidRPr="00220F0F">
        <w:rPr>
          <w:rFonts w:ascii="Times New Roman" w:hAnsi="Times New Roman" w:cs="Times New Roman"/>
          <w:sz w:val="24"/>
          <w:szCs w:val="24"/>
        </w:rPr>
        <w:t>k</w:t>
      </w:r>
      <w:r>
        <w:rPr>
          <w:rFonts w:ascii="Times New Roman" w:hAnsi="Times New Roman" w:cs="Times New Roman"/>
          <w:sz w:val="24"/>
          <w:szCs w:val="24"/>
        </w:rPr>
        <w:t>e</w:t>
      </w:r>
      <w:r w:rsidRPr="00220F0F">
        <w:rPr>
          <w:rFonts w:ascii="Times New Roman" w:hAnsi="Times New Roman" w:cs="Times New Roman"/>
          <w:sz w:val="24"/>
          <w:szCs w:val="24"/>
        </w:rPr>
        <w:t xml:space="preserve">res, </w:t>
      </w:r>
      <w:r w:rsidRPr="00220F0F">
        <w:rPr>
          <w:rFonts w:ascii="Times New Roman" w:hAnsi="Times New Roman" w:cs="Times New Roman"/>
          <w:i/>
          <w:sz w:val="24"/>
          <w:szCs w:val="24"/>
        </w:rPr>
        <w:t>false</w:t>
      </w:r>
      <w:r w:rsidRPr="00220F0F">
        <w:rPr>
          <w:rFonts w:ascii="Times New Roman" w:hAnsi="Times New Roman" w:cs="Times New Roman"/>
          <w:sz w:val="24"/>
          <w:szCs w:val="24"/>
        </w:rPr>
        <w:t xml:space="preserve"> különben.</w:t>
      </w:r>
    </w:p>
    <w:p w14:paraId="0393BDCD" w14:textId="77777777" w:rsidR="00220F0F" w:rsidRDefault="00220F0F" w:rsidP="00220F0F">
      <w:pPr>
        <w:pStyle w:val="Listaszerbekezds"/>
        <w:numPr>
          <w:ilvl w:val="0"/>
          <w:numId w:val="21"/>
        </w:numPr>
        <w:autoSpaceDE w:val="0"/>
        <w:autoSpaceDN w:val="0"/>
        <w:adjustRightInd w:val="0"/>
        <w:spacing w:line="360" w:lineRule="auto"/>
        <w:rPr>
          <w:rFonts w:ascii="Times New Roman" w:hAnsi="Times New Roman" w:cs="Times New Roman"/>
          <w:sz w:val="24"/>
          <w:szCs w:val="24"/>
        </w:rPr>
      </w:pPr>
      <w:r w:rsidRPr="00220F0F">
        <w:rPr>
          <w:rFonts w:ascii="Menlo" w:hAnsi="Menlo" w:cs="Menlo"/>
          <w:color w:val="DD2200"/>
          <w:sz w:val="24"/>
          <w:szCs w:val="24"/>
        </w:rPr>
        <w:t>`[command]`</w:t>
      </w:r>
      <w:r w:rsidRPr="00220F0F">
        <w:rPr>
          <w:rFonts w:ascii="Times New Roman" w:hAnsi="Times New Roman" w:cs="Times New Roman"/>
          <w:sz w:val="24"/>
          <w:szCs w:val="24"/>
        </w:rPr>
        <w:t xml:space="preserve">: </w:t>
      </w:r>
      <w:r>
        <w:rPr>
          <w:rFonts w:ascii="Times New Roman" w:hAnsi="Times New Roman" w:cs="Times New Roman"/>
          <w:sz w:val="24"/>
          <w:szCs w:val="24"/>
        </w:rPr>
        <w:t>a parancsot szintén egy új környezetben hajtja végre. Visszatérési értéke a művelet képernyőkimenete.</w:t>
      </w:r>
    </w:p>
    <w:p w14:paraId="55E509B5" w14:textId="77777777" w:rsidR="00220F0F" w:rsidRDefault="00220F0F" w:rsidP="00220F0F">
      <w:pPr>
        <w:pStyle w:val="ThesisSzveg"/>
      </w:pPr>
      <w:r>
        <w:t>A Ruby programnak az optimalizáló futtatása előtt össze kell gyűjtenie az adatokat és fájlba írnia. Az opt</w:t>
      </w:r>
      <w:r w:rsidR="00FC175D">
        <w:t xml:space="preserve">imalizálás közvetlen előkészületeit az </w:t>
      </w:r>
      <w:r w:rsidR="00FC175D" w:rsidRPr="00FC175D">
        <w:rPr>
          <w:i/>
        </w:rPr>
        <w:t>OptDataHelper</w:t>
      </w:r>
      <w:r w:rsidR="00FC175D">
        <w:t xml:space="preserve"> nevű segédosztály műveletei végzik. </w:t>
      </w:r>
      <w:r w:rsidR="00986247">
        <w:t>Az eddigi példákat követve, az olcsó és közeli optimalizálás elvégzéséhez a következő statikus metódust kell meghívni:</w:t>
      </w:r>
    </w:p>
    <w:p w14:paraId="4EB25359" w14:textId="77777777" w:rsidR="00986247" w:rsidRDefault="00986247" w:rsidP="00986247">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 self.find_cheap_and_close_solution(rooms, distances, </w:t>
      </w:r>
    </w:p>
    <w:p w14:paraId="2A345B12"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guests)</w:t>
      </w:r>
    </w:p>
    <w:p w14:paraId="35967DEF"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problem = generate_problem_name</w:t>
      </w:r>
    </w:p>
    <w:p w14:paraId="6969FCBC"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2119A0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"smartfilter/tasks/#{problem}.dat"</w:t>
      </w:r>
      <w:r>
        <w:rPr>
          <w:rFonts w:ascii="Menlo" w:hAnsi="Menlo" w:cs="Menlo"/>
          <w:sz w:val="24"/>
          <w:szCs w:val="24"/>
          <w:lang w:val="en-US"/>
        </w:rPr>
        <w:t xml:space="preserve">, </w:t>
      </w:r>
      <w:r>
        <w:rPr>
          <w:rFonts w:ascii="Menlo" w:hAnsi="Menlo" w:cs="Menlo"/>
          <w:color w:val="DD2200"/>
          <w:sz w:val="24"/>
          <w:szCs w:val="24"/>
          <w:lang w:val="en-US"/>
        </w:rPr>
        <w:t>'w'</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w:t>
      </w:r>
    </w:p>
    <w:p w14:paraId="184DECCF"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|data|</w:t>
      </w:r>
    </w:p>
    <w:p w14:paraId="00828FE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write_rooms_set(rooms, data)</w:t>
      </w:r>
    </w:p>
    <w:p w14:paraId="2BD65393"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write_base_params(rooms, guests, data)</w:t>
      </w:r>
    </w:p>
    <w:p w14:paraId="58510804"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write_capacity_and_stars_and_price_params(rooms, data)</w:t>
      </w:r>
    </w:p>
    <w:p w14:paraId="37AD7016"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write_distance_params(rooms, distances, data)</w:t>
      </w:r>
    </w:p>
    <w:p w14:paraId="13B1CA12"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26A1D25B"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90FC148"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run_solver_on(problem, PROPERTIES[</w:t>
      </w:r>
      <w:r>
        <w:rPr>
          <w:rFonts w:ascii="Menlo" w:hAnsi="Menlo" w:cs="Menlo"/>
          <w:color w:val="A61717"/>
          <w:sz w:val="24"/>
          <w:szCs w:val="24"/>
          <w:lang w:val="en-US"/>
        </w:rPr>
        <w:t>'</w:t>
      </w:r>
      <w:r>
        <w:rPr>
          <w:rFonts w:ascii="Menlo" w:hAnsi="Menlo" w:cs="Menlo"/>
          <w:sz w:val="24"/>
          <w:szCs w:val="24"/>
          <w:lang w:val="en-US"/>
        </w:rPr>
        <w:t>smartfilter - models</w:t>
      </w:r>
      <w:r>
        <w:rPr>
          <w:rFonts w:ascii="Menlo" w:hAnsi="Menlo" w:cs="Menlo"/>
          <w:color w:val="A61717"/>
          <w:sz w:val="24"/>
          <w:szCs w:val="24"/>
          <w:lang w:val="en-US"/>
        </w:rPr>
        <w:t>'</w:t>
      </w:r>
      <w:r>
        <w:rPr>
          <w:rFonts w:ascii="Menlo" w:hAnsi="Menlo" w:cs="Menlo"/>
          <w:sz w:val="24"/>
          <w:szCs w:val="24"/>
          <w:lang w:val="en-US"/>
        </w:rPr>
        <w:t>][</w:t>
      </w:r>
      <w:r>
        <w:rPr>
          <w:rFonts w:ascii="Menlo" w:hAnsi="Menlo" w:cs="Menlo"/>
          <w:color w:val="A61717"/>
          <w:sz w:val="24"/>
          <w:szCs w:val="24"/>
          <w:lang w:val="en-US"/>
        </w:rPr>
        <w:t>'</w:t>
      </w:r>
      <w:r>
        <w:rPr>
          <w:rFonts w:ascii="Menlo" w:hAnsi="Menlo" w:cs="Menlo"/>
          <w:sz w:val="24"/>
          <w:szCs w:val="24"/>
          <w:lang w:val="en-US"/>
        </w:rPr>
        <w:t>cheap_and_close</w:t>
      </w:r>
      <w:r>
        <w:rPr>
          <w:rFonts w:ascii="Menlo" w:hAnsi="Menlo" w:cs="Menlo"/>
          <w:color w:val="A61717"/>
          <w:sz w:val="24"/>
          <w:szCs w:val="24"/>
          <w:lang w:val="en-US"/>
        </w:rPr>
        <w:t>'</w:t>
      </w:r>
      <w:r>
        <w:rPr>
          <w:rFonts w:ascii="Menlo" w:hAnsi="Menlo" w:cs="Menlo"/>
          <w:sz w:val="24"/>
          <w:szCs w:val="24"/>
          <w:lang w:val="en-US"/>
        </w:rPr>
        <w:t>], rooms)</w:t>
      </w:r>
    </w:p>
    <w:p w14:paraId="5C76A0ED" w14:textId="77777777" w:rsidR="00986247" w:rsidRDefault="00986247" w:rsidP="00986247">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end</w:t>
      </w:r>
    </w:p>
    <w:p w14:paraId="4E087FA9" w14:textId="77777777" w:rsidR="00986247" w:rsidRDefault="00986247" w:rsidP="00220F0F">
      <w:pPr>
        <w:pStyle w:val="ThesisSzveg"/>
      </w:pPr>
      <w:r>
        <w:t xml:space="preserve">A kódból látható, hogy az alkalmazás gyökérkönyvtárában létrehoztam egy </w:t>
      </w:r>
      <w:r w:rsidRPr="00986247">
        <w:rPr>
          <w:i/>
        </w:rPr>
        <w:t>smartfilter</w:t>
      </w:r>
      <w:r>
        <w:t xml:space="preserve"> nevű mappát, amin belül a </w:t>
      </w:r>
      <w:r w:rsidRPr="00986247">
        <w:rPr>
          <w:i/>
        </w:rPr>
        <w:t>tasks</w:t>
      </w:r>
      <w:r>
        <w:t xml:space="preserve"> mappa tárolja az optimalizálási feladatok fájljait. A </w:t>
      </w:r>
      <w:r w:rsidRPr="00986247">
        <w:rPr>
          <w:i/>
        </w:rPr>
        <w:t>tasks</w:t>
      </w:r>
      <w:r>
        <w:t xml:space="preserve"> mappa mellett található még itt egy </w:t>
      </w:r>
      <w:r w:rsidRPr="00986247">
        <w:rPr>
          <w:i/>
        </w:rPr>
        <w:t>models</w:t>
      </w:r>
      <w:r>
        <w:t xml:space="preserve"> nevű mappa</w:t>
      </w:r>
      <w:r w:rsidR="00813A78">
        <w:t>,</w:t>
      </w:r>
      <w:r>
        <w:t xml:space="preserve"> ami biztonsági mentést tárol az optimalizálási modellekről.</w:t>
      </w:r>
    </w:p>
    <w:p w14:paraId="37164EE3" w14:textId="77777777" w:rsidR="00986247" w:rsidRDefault="00813A78" w:rsidP="00220F0F">
      <w:pPr>
        <w:pStyle w:val="ThesisSzveg"/>
      </w:pPr>
      <w:r>
        <w:t xml:space="preserve">A </w:t>
      </w:r>
      <w:r w:rsidRPr="00813A78">
        <w:rPr>
          <w:i/>
        </w:rPr>
        <w:t>generate_problem_name</w:t>
      </w:r>
      <w:r>
        <w:t xml:space="preserve"> metódus egy egyedi azonosítót képez, amivel a feladat azonosítható. Minden, a feladathoz tartozó fájl neve ez lesz, különbség csak </w:t>
      </w:r>
      <w:r>
        <w:lastRenderedPageBreak/>
        <w:t>a kiterjesztésükben lesz. Az azonosító tartalmazza a végrehajtás dátumát és két 1 és 100 közötti véletlen számot.</w:t>
      </w:r>
    </w:p>
    <w:p w14:paraId="6DDD21CB" w14:textId="2AC4E05E" w:rsidR="00813A78" w:rsidRDefault="00AA23C9" w:rsidP="00220F0F">
      <w:pPr>
        <w:pStyle w:val="ThesisSzveg"/>
      </w:pPr>
      <w:r>
        <w:t>A fent bemutatott</w:t>
      </w:r>
      <w:r w:rsidR="00813A78">
        <w:t xml:space="preserve"> kód fő feladata, hogy a kor</w:t>
      </w:r>
      <w:r>
        <w:t>ábban ismertetett</w:t>
      </w:r>
      <w:r w:rsidR="00813A78">
        <w:t xml:space="preserve"> formában fájlba írja az optimal</w:t>
      </w:r>
      <w:r w:rsidR="00876758">
        <w:t>izáláshoz szükséges ada</w:t>
      </w:r>
      <w:r>
        <w:t>tokat. A különböző paraméterek bejegyzését</w:t>
      </w:r>
      <w:r w:rsidR="00813A78">
        <w:t xml:space="preserve"> a </w:t>
      </w:r>
      <w:r w:rsidRPr="00813A78">
        <w:rPr>
          <w:i/>
        </w:rPr>
        <w:t>write_capacity_and_stars_and_price_params</w:t>
      </w:r>
      <w:r>
        <w:rPr>
          <w:i/>
        </w:rPr>
        <w:t xml:space="preserve">, </w:t>
      </w:r>
      <w:r w:rsidR="00813A78" w:rsidRPr="00813A78">
        <w:rPr>
          <w:i/>
        </w:rPr>
        <w:t>write_rooms_set</w:t>
      </w:r>
      <w:r w:rsidR="00813A78">
        <w:t xml:space="preserve">, </w:t>
      </w:r>
      <w:r w:rsidR="00813A78" w:rsidRPr="00813A78">
        <w:rPr>
          <w:i/>
        </w:rPr>
        <w:t>write_base_params</w:t>
      </w:r>
      <w:r w:rsidR="00813A78">
        <w:t xml:space="preserve"> és </w:t>
      </w:r>
      <w:r w:rsidR="00813A78" w:rsidRPr="00813A78">
        <w:rPr>
          <w:i/>
        </w:rPr>
        <w:t>write_distance_params</w:t>
      </w:r>
      <w:r w:rsidR="00813A78">
        <w:t xml:space="preserve"> metódusok végzik.</w:t>
      </w:r>
    </w:p>
    <w:p w14:paraId="576665F3" w14:textId="7D503DC8" w:rsidR="00813A78" w:rsidRDefault="00813A78" w:rsidP="00220F0F">
      <w:pPr>
        <w:pStyle w:val="ThesisSzveg"/>
      </w:pPr>
      <w:r>
        <w:t xml:space="preserve">Az adatfájl elkészítése után a metódus elindítja az optimalizálást a </w:t>
      </w:r>
      <w:r w:rsidRPr="00AA23C9">
        <w:rPr>
          <w:i/>
        </w:rPr>
        <w:t>run_solver_on</w:t>
      </w:r>
      <w:r>
        <w:t xml:space="preserve"> metódushívással. A </w:t>
      </w:r>
      <w:r w:rsidRPr="00813A78">
        <w:rPr>
          <w:i/>
        </w:rPr>
        <w:t>run_solver_on</w:t>
      </w:r>
      <w:r>
        <w:t xml:space="preserve"> metódus </w:t>
      </w:r>
      <w:r w:rsidR="00AA23C9">
        <w:t>második</w:t>
      </w:r>
      <w:r>
        <w:t xml:space="preserve"> paramétere egy konfigurációs fájlból kiolvasott érték, amely egy </w:t>
      </w:r>
      <w:r w:rsidRPr="00813A78">
        <w:rPr>
          <w:i/>
        </w:rPr>
        <w:t>Property</w:t>
      </w:r>
      <w:r>
        <w:t xml:space="preserve"> entitás </w:t>
      </w:r>
      <w:r w:rsidRPr="00813A78">
        <w:rPr>
          <w:i/>
        </w:rPr>
        <w:t>key</w:t>
      </w:r>
      <w:r>
        <w:t xml:space="preserve"> mezőjét azonosítja. Ennek oka, hogy az optimalizálási modelleket adatbázisban tárolom, hogy az adminisztrációs felületen egyszerűen lehessen módosítani őket.</w:t>
      </w:r>
      <w:r w:rsidR="00F46EB0">
        <w:t xml:space="preserve"> A </w:t>
      </w:r>
      <w:r w:rsidR="00F46EB0" w:rsidRPr="00AA23C9">
        <w:rPr>
          <w:i/>
        </w:rPr>
        <w:t>run_solver_on</w:t>
      </w:r>
      <w:r w:rsidR="00F46EB0">
        <w:t xml:space="preserve"> metódust mutatja be az alábbi kód:</w:t>
      </w:r>
    </w:p>
    <w:p w14:paraId="0E620933" w14:textId="77777777" w:rsidR="00F46EB0" w:rsidRDefault="00F46EB0" w:rsidP="00AA23C9">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self.run_solver_on(problem, model, rooms)</w:t>
      </w:r>
    </w:p>
    <w:p w14:paraId="6207AEE9" w14:textId="05C1E4C0"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write_solver_script(problem, model)</w:t>
      </w:r>
    </w:p>
    <w:p w14:paraId="5BCE0220"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3B0DF515" w14:textId="6856141C" w:rsidR="00F46EB0" w:rsidRDefault="00F46EB0" w:rsidP="00AA23C9">
      <w:pPr>
        <w:autoSpaceDE w:val="0"/>
        <w:autoSpaceDN w:val="0"/>
        <w:adjustRightInd w:val="0"/>
        <w:spacing w:after="0" w:line="240" w:lineRule="auto"/>
        <w:ind w:left="993"/>
        <w:rPr>
          <w:rFonts w:ascii="Menlo" w:hAnsi="Menlo" w:cs="Menlo"/>
          <w:color w:val="DD2200"/>
          <w:sz w:val="24"/>
          <w:szCs w:val="24"/>
          <w:lang w:val="en-US"/>
        </w:rPr>
      </w:pPr>
      <w:r>
        <w:rPr>
          <w:rFonts w:ascii="Menlo" w:hAnsi="Menlo" w:cs="Menlo"/>
          <w:sz w:val="24"/>
          <w:szCs w:val="24"/>
          <w:lang w:val="en-US"/>
        </w:rPr>
        <w:t xml:space="preserve">command = </w:t>
      </w:r>
      <w:r>
        <w:rPr>
          <w:rFonts w:ascii="Menlo" w:hAnsi="Menlo" w:cs="Menlo"/>
          <w:color w:val="DD2200"/>
          <w:sz w:val="24"/>
          <w:szCs w:val="24"/>
          <w:lang w:val="en-US"/>
        </w:rPr>
        <w:t>"ampl smartfilter/tasks/#{problem}.solve &gt; smartfilter/tasks/#{problem}.solution"</w:t>
      </w:r>
    </w:p>
    <w:p w14:paraId="5CE9F3EA" w14:textId="77777777" w:rsidR="00AA23C9" w:rsidRDefault="00AA23C9" w:rsidP="00AA23C9">
      <w:pPr>
        <w:autoSpaceDE w:val="0"/>
        <w:autoSpaceDN w:val="0"/>
        <w:adjustRightInd w:val="0"/>
        <w:spacing w:after="0" w:line="240" w:lineRule="auto"/>
        <w:ind w:left="993"/>
        <w:rPr>
          <w:rFonts w:ascii="Menlo" w:hAnsi="Menlo" w:cs="Menlo"/>
          <w:sz w:val="24"/>
          <w:szCs w:val="24"/>
          <w:lang w:val="en-US"/>
        </w:rPr>
      </w:pPr>
    </w:p>
    <w:p w14:paraId="217FF4B5" w14:textId="494E6909"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has_run = system(command)</w:t>
      </w:r>
    </w:p>
    <w:p w14:paraId="7460E3BB"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440D7BF0" w14:textId="567EBDB6"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has_run</w:t>
      </w:r>
    </w:p>
    <w:p w14:paraId="54587B88" w14:textId="7BD30E1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lines = </w:t>
      </w:r>
      <w:r>
        <w:rPr>
          <w:rFonts w:ascii="Menlo" w:hAnsi="Menlo" w:cs="Menlo"/>
          <w:color w:val="A61717"/>
          <w:sz w:val="24"/>
          <w:szCs w:val="24"/>
          <w:lang w:val="en-US"/>
        </w:rPr>
        <w:t>`</w:t>
      </w:r>
      <w:r>
        <w:rPr>
          <w:rFonts w:ascii="Menlo" w:hAnsi="Menlo" w:cs="Menlo"/>
          <w:sz w:val="24"/>
          <w:szCs w:val="24"/>
          <w:lang w:val="en-US"/>
        </w:rPr>
        <w:t>cat smartfilter/tasks/</w:t>
      </w:r>
      <w:r>
        <w:rPr>
          <w:rFonts w:ascii="Menlo" w:hAnsi="Menlo" w:cs="Menlo"/>
          <w:color w:val="A61717"/>
          <w:sz w:val="24"/>
          <w:szCs w:val="24"/>
          <w:lang w:val="en-US"/>
        </w:rPr>
        <w:t>#</w:t>
      </w:r>
      <w:r>
        <w:rPr>
          <w:rFonts w:ascii="Menlo" w:hAnsi="Menlo" w:cs="Menlo"/>
          <w:sz w:val="24"/>
          <w:szCs w:val="24"/>
          <w:lang w:val="en-US"/>
        </w:rPr>
        <w:t>{problem}.solution | wc -l</w:t>
      </w:r>
      <w:r>
        <w:rPr>
          <w:rFonts w:ascii="Menlo" w:hAnsi="Menlo" w:cs="Menlo"/>
          <w:color w:val="A61717"/>
          <w:sz w:val="24"/>
          <w:szCs w:val="24"/>
          <w:lang w:val="en-US"/>
        </w:rPr>
        <w:t>`</w:t>
      </w:r>
    </w:p>
    <w:p w14:paraId="6187E5F9" w14:textId="6ACFBE79"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lines.to_i &lt;= rooms.size+</w:t>
      </w:r>
      <w:r>
        <w:rPr>
          <w:rFonts w:ascii="Menlo" w:hAnsi="Menlo" w:cs="Menlo"/>
          <w:b/>
          <w:bCs/>
          <w:color w:val="0000DD"/>
          <w:sz w:val="24"/>
          <w:szCs w:val="24"/>
          <w:lang w:val="en-US"/>
        </w:rPr>
        <w:t>3</w:t>
      </w:r>
    </w:p>
    <w:p w14:paraId="358E6BEE" w14:textId="7FD95B6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puts </w:t>
      </w:r>
      <w:r>
        <w:rPr>
          <w:rFonts w:ascii="Menlo" w:hAnsi="Menlo" w:cs="Menlo"/>
          <w:color w:val="A61717"/>
          <w:sz w:val="24"/>
          <w:szCs w:val="24"/>
          <w:lang w:val="en-US"/>
        </w:rPr>
        <w:t>'</w:t>
      </w:r>
      <w:r>
        <w:rPr>
          <w:rFonts w:ascii="Menlo" w:hAnsi="Menlo" w:cs="Menlo"/>
          <w:sz w:val="24"/>
          <w:szCs w:val="24"/>
          <w:lang w:val="en-US"/>
        </w:rPr>
        <w:t>NOT FEASIBLE</w:t>
      </w:r>
      <w:r>
        <w:rPr>
          <w:rFonts w:ascii="Menlo" w:hAnsi="Menlo" w:cs="Menlo"/>
          <w:color w:val="A61717"/>
          <w:sz w:val="24"/>
          <w:szCs w:val="24"/>
          <w:lang w:val="en-US"/>
        </w:rPr>
        <w:t>'</w:t>
      </w:r>
    </w:p>
    <w:p w14:paraId="33CF6792" w14:textId="50955956"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w:t>
      </w:r>
    </w:p>
    <w:p w14:paraId="36C52B46" w14:textId="36635F2F"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else</w:t>
      </w:r>
    </w:p>
    <w:p w14:paraId="4519F119" w14:textId="2653B391"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system(</w:t>
      </w:r>
      <w:r>
        <w:rPr>
          <w:rFonts w:ascii="Menlo" w:hAnsi="Menlo" w:cs="Menlo"/>
          <w:color w:val="DD2200"/>
          <w:sz w:val="24"/>
          <w:szCs w:val="24"/>
          <w:lang w:val="en-US"/>
        </w:rPr>
        <w:t>"cat smartfilter/tasks/#{problem}.solution | tail -n#{rooms.size+4} | head -n#{rooms.size+2} &gt; smartfilter/tasks/#{problem}.raw_solution"</w:t>
      </w:r>
      <w:r>
        <w:rPr>
          <w:rFonts w:ascii="Menlo" w:hAnsi="Menlo" w:cs="Menlo"/>
          <w:sz w:val="24"/>
          <w:szCs w:val="24"/>
          <w:lang w:val="en-US"/>
        </w:rPr>
        <w:t>)</w:t>
      </w:r>
    </w:p>
    <w:p w14:paraId="0F432FAA" w14:textId="77777777" w:rsidR="00F46EB0" w:rsidRDefault="00F46EB0" w:rsidP="003522B1">
      <w:pPr>
        <w:autoSpaceDE w:val="0"/>
        <w:autoSpaceDN w:val="0"/>
        <w:adjustRightInd w:val="0"/>
        <w:spacing w:after="0" w:line="240" w:lineRule="auto"/>
        <w:ind w:left="1560"/>
        <w:rPr>
          <w:rFonts w:ascii="Menlo" w:hAnsi="Menlo" w:cs="Menlo"/>
          <w:sz w:val="24"/>
          <w:szCs w:val="24"/>
          <w:lang w:val="en-US"/>
        </w:rPr>
      </w:pPr>
    </w:p>
    <w:p w14:paraId="1F884F99" w14:textId="741C8E8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OptSolutionHelper.read_solution_for(problem, rooms)</w:t>
      </w:r>
    </w:p>
    <w:p w14:paraId="4B6254F5" w14:textId="59408AD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16621392" w14:textId="22FBD9A7"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4B959657" w14:textId="77777777" w:rsidR="00F46EB0" w:rsidRDefault="00F46EB0" w:rsidP="00AA23C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7263C663" w14:textId="384C1C2B" w:rsidR="00174504" w:rsidRDefault="00AA23C9" w:rsidP="00220F0F">
      <w:pPr>
        <w:pStyle w:val="ThesisSzveg"/>
      </w:pPr>
      <w:r>
        <w:lastRenderedPageBreak/>
        <w:t xml:space="preserve">A fenti metódus első feladata, hogy elkészítse futtatási konfigurációt. Ehhez a </w:t>
      </w:r>
      <w:r w:rsidRPr="009674AC">
        <w:rPr>
          <w:i/>
        </w:rPr>
        <w:t>write_solver_script</w:t>
      </w:r>
      <w:r>
        <w:t xml:space="preserve"> metódust használja, amely a korábban bemutatott futtatási beállítások mellett az adatbázisból elkért optimalizálási modellt is a fájlhoz fűzi. A futtatási konfiguráció elkészülte után összeállításra kerül</w:t>
      </w:r>
      <w:r w:rsidR="00174504">
        <w:t xml:space="preserve"> </w:t>
      </w:r>
      <w:r w:rsidR="00174504" w:rsidRPr="009674AC">
        <w:rPr>
          <w:i/>
        </w:rPr>
        <w:t>command</w:t>
      </w:r>
      <w:r w:rsidR="00174504">
        <w:t xml:space="preserve"> néven</w:t>
      </w:r>
      <w:r>
        <w:t xml:space="preserve"> az a parancs, amelyet a parancssorban futtatva elindítható az optimalizálás.</w:t>
      </w:r>
      <w:r w:rsidR="00174504">
        <w:t xml:space="preserve"> A parancs nem csak az optimalizálást indítja el, hanem a művelet minden kimenetét egy </w:t>
      </w:r>
      <w:r w:rsidR="00174504" w:rsidRPr="009674AC">
        <w:rPr>
          <w:i/>
        </w:rPr>
        <w:t>.solve</w:t>
      </w:r>
      <w:r w:rsidR="00174504">
        <w:t xml:space="preserve"> kiterjesz</w:t>
      </w:r>
      <w:r w:rsidR="009674AC">
        <w:t>t</w:t>
      </w:r>
      <w:r w:rsidR="00174504">
        <w:t xml:space="preserve">ésű fájlba irányítja. Ebből, a </w:t>
      </w:r>
      <w:r w:rsidR="00174504" w:rsidRPr="009674AC">
        <w:rPr>
          <w:i/>
        </w:rPr>
        <w:t>.solve</w:t>
      </w:r>
      <w:r w:rsidR="00174504">
        <w:t xml:space="preserve"> kiterjesztésű fájlból kell kiolvasni az eredményt. </w:t>
      </w:r>
    </w:p>
    <w:p w14:paraId="44B55A54" w14:textId="72CAD074" w:rsidR="00F46EB0" w:rsidRDefault="00174504" w:rsidP="00220F0F">
      <w:pPr>
        <w:pStyle w:val="ThesisSzveg"/>
      </w:pPr>
      <w:r>
        <w:t xml:space="preserve">A </w:t>
      </w:r>
      <w:r w:rsidRPr="009674AC">
        <w:rPr>
          <w:i/>
        </w:rPr>
        <w:t>command</w:t>
      </w:r>
      <w:r>
        <w:t xml:space="preserve"> parancsot a </w:t>
      </w:r>
      <w:r w:rsidRPr="009674AC">
        <w:rPr>
          <w:i/>
        </w:rPr>
        <w:t>system</w:t>
      </w:r>
      <w:r>
        <w:t xml:space="preserve"> metódussal futtatva, a </w:t>
      </w:r>
      <w:r w:rsidRPr="009674AC">
        <w:rPr>
          <w:i/>
        </w:rPr>
        <w:t>has_run</w:t>
      </w:r>
      <w:r>
        <w:t xml:space="preserve"> változó felveszi a futás sikerességének értékét. Ezt ellenőrzi a következő elágazás. Mivel a nemli</w:t>
      </w:r>
      <w:r w:rsidR="009674AC">
        <w:t>neáris megoldó akkor is képez ki</w:t>
      </w:r>
      <w:r>
        <w:t>menetet, ha nincs optimális megoldás, ezért ellenőrizni kell a fájlt tartalma szerint. Az első ellenőrzés, hogy a fájl hossza megegyezik-e az optimalizálásba bevont szobák száma plusz 3 sorral.</w:t>
      </w:r>
      <w:r w:rsidR="009674AC">
        <w:t xml:space="preserve"> Ha ugyanis a megoldó nem képes a feladatot megoldani, akkor azt egy</w:t>
      </w:r>
      <w:r w:rsidR="001816FE">
        <w:t xml:space="preserve"> ennél</w:t>
      </w:r>
      <w:r w:rsidR="009674AC">
        <w:t xml:space="preserve"> rövid</w:t>
      </w:r>
      <w:r w:rsidR="001816FE">
        <w:t>ebb</w:t>
      </w:r>
      <w:r w:rsidR="009674AC">
        <w:t xml:space="preserve"> üzenetben közli a felhasználóval. Az eredményfájl sorainak számát megadó parancsot a visszaaposztróf operátorok közé írva a </w:t>
      </w:r>
      <w:r w:rsidR="009674AC" w:rsidRPr="001816FE">
        <w:rPr>
          <w:i/>
        </w:rPr>
        <w:t>lines</w:t>
      </w:r>
      <w:r w:rsidR="009674AC">
        <w:t xml:space="preserve"> vá</w:t>
      </w:r>
      <w:r w:rsidR="001816FE">
        <w:t>ltozó megkapja a parancs eredmé</w:t>
      </w:r>
      <w:r w:rsidR="009674AC">
        <w:t>n</w:t>
      </w:r>
      <w:r w:rsidR="001816FE">
        <w:t>y</w:t>
      </w:r>
      <w:r w:rsidR="009674AC">
        <w:t>ét. Ha a sorok száma megfelelő, akkor az optimalizálás ered</w:t>
      </w:r>
      <w:r w:rsidR="001816FE">
        <w:t>m</w:t>
      </w:r>
      <w:r w:rsidR="009674AC">
        <w:t xml:space="preserve">ényét jelző sorokat a fájl végéről levágja a program és egy új, </w:t>
      </w:r>
      <w:r w:rsidR="009674AC" w:rsidRPr="001816FE">
        <w:rPr>
          <w:i/>
        </w:rPr>
        <w:t>.raw_solution</w:t>
      </w:r>
      <w:r w:rsidR="009674AC">
        <w:t xml:space="preserve"> kiterjesztésű fájlba menti. A művelet során nem csak a szobák foglaltságát jelző </w:t>
      </w:r>
      <w:r w:rsidR="009674AC" w:rsidRPr="001816FE">
        <w:rPr>
          <w:i/>
        </w:rPr>
        <w:t>Occupation</w:t>
      </w:r>
      <w:r w:rsidR="009674AC">
        <w:t xml:space="preserve"> változók értéke kerül levágásra, hanem az előtte lévő két sor is, ahol ugyanis további információ olvasható ki az eredményről. Miután az eredmény elsődleges feldolgozása megtörtént, a folyamatot az </w:t>
      </w:r>
      <w:r w:rsidR="009674AC" w:rsidRPr="001816FE">
        <w:rPr>
          <w:i/>
        </w:rPr>
        <w:t>OptSolutionHelper</w:t>
      </w:r>
      <w:r w:rsidR="009674AC">
        <w:t xml:space="preserve"> segédosztály veszi át a </w:t>
      </w:r>
      <w:r w:rsidR="009674AC" w:rsidRPr="001816FE">
        <w:rPr>
          <w:i/>
        </w:rPr>
        <w:t>read_solution_for</w:t>
      </w:r>
      <w:r w:rsidR="001816FE">
        <w:t xml:space="preserve"> metódushívás útján</w:t>
      </w:r>
      <w:r w:rsidR="009674AC">
        <w:t>.</w:t>
      </w:r>
    </w:p>
    <w:p w14:paraId="69ABE8E6" w14:textId="5B7F749F" w:rsidR="001816FE" w:rsidRDefault="003522B1" w:rsidP="00220F0F">
      <w:pPr>
        <w:pStyle w:val="ThesisSzveg"/>
      </w:pPr>
      <w:r>
        <w:t xml:space="preserve">Az </w:t>
      </w:r>
      <w:r w:rsidRPr="003522B1">
        <w:rPr>
          <w:i/>
        </w:rPr>
        <w:t>OptSolutionHelper</w:t>
      </w:r>
      <w:r>
        <w:t xml:space="preserve"> segédosztály feladata, hogy az optimalizálás eredményéből összeállítsa az eredményt képező szobák halmazát. A műveletet a </w:t>
      </w:r>
      <w:r w:rsidRPr="003522B1">
        <w:rPr>
          <w:i/>
        </w:rPr>
        <w:t>read_solution_for</w:t>
      </w:r>
      <w:r>
        <w:t xml:space="preserve"> metódus végzi, ezt </w:t>
      </w:r>
      <w:r w:rsidR="00E348D9">
        <w:t xml:space="preserve">mutatja be az alább látható kódrészlet. A metódus második paramétere azon szobák halmaza, amelyekből az optimalizálási adathalmazt korábban a program összeállította. </w:t>
      </w:r>
      <w:r w:rsidR="00277DFB">
        <w:t xml:space="preserve">A </w:t>
      </w:r>
      <w:r w:rsidR="00277DFB" w:rsidRPr="00277DFB">
        <w:rPr>
          <w:i/>
        </w:rPr>
        <w:t>rooms</w:t>
      </w:r>
      <w:r w:rsidR="00277DFB">
        <w:t xml:space="preserve"> halmaz kulcs-érték párokat tartalmaz, ahol az egyes szobákra mutató kulcs a korábban a szobákhoz rendelt, az adatbázisbeli entitás </w:t>
      </w:r>
      <w:r w:rsidR="00277DFB" w:rsidRPr="00277DFB">
        <w:rPr>
          <w:i/>
        </w:rPr>
        <w:t>id</w:t>
      </w:r>
      <w:r w:rsidR="00277DFB">
        <w:t xml:space="preserve"> mezője és egy szekvencia alapján képzett egyedi azonosító.</w:t>
      </w:r>
    </w:p>
    <w:p w14:paraId="66F6FCD0" w14:textId="77777777" w:rsidR="003522B1" w:rsidRDefault="003522B1" w:rsidP="003522B1">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self.read_solution_for(problem, rooms)</w:t>
      </w:r>
    </w:p>
    <w:p w14:paraId="2C4DA3C3" w14:textId="34B92E74"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"smartfilter/tasks/#{problem}.raw_solution"</w:t>
      </w:r>
      <w:r>
        <w:rPr>
          <w:rFonts w:ascii="Menlo" w:hAnsi="Menlo" w:cs="Menlo"/>
          <w:sz w:val="24"/>
          <w:szCs w:val="24"/>
          <w:lang w:val="en-US"/>
        </w:rPr>
        <w:t xml:space="preserve">, </w:t>
      </w:r>
      <w:r>
        <w:rPr>
          <w:rFonts w:ascii="Menlo" w:hAnsi="Menlo" w:cs="Menlo"/>
          <w:color w:val="DD2200"/>
          <w:sz w:val="24"/>
          <w:szCs w:val="24"/>
          <w:lang w:val="en-US"/>
        </w:rPr>
        <w:t>'r'</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|f|</w:t>
      </w:r>
    </w:p>
    <w:p w14:paraId="39902E68" w14:textId="2489C05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6B5118F4" w14:textId="6462EE3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f.each_line </w:t>
      </w:r>
      <w:r>
        <w:rPr>
          <w:rFonts w:ascii="Menlo" w:hAnsi="Menlo" w:cs="Menlo"/>
          <w:b/>
          <w:bCs/>
          <w:color w:val="008800"/>
          <w:sz w:val="24"/>
          <w:szCs w:val="24"/>
          <w:lang w:val="en-US"/>
        </w:rPr>
        <w:t>do</w:t>
      </w:r>
      <w:r>
        <w:rPr>
          <w:rFonts w:ascii="Menlo" w:hAnsi="Menlo" w:cs="Menlo"/>
          <w:sz w:val="24"/>
          <w:szCs w:val="24"/>
          <w:lang w:val="en-US"/>
        </w:rPr>
        <w:t xml:space="preserve"> |line|</w:t>
      </w:r>
    </w:p>
    <w:p w14:paraId="21374C4B" w14:textId="36555B2D"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l_idx == </w:t>
      </w:r>
      <w:r>
        <w:rPr>
          <w:rFonts w:ascii="Menlo" w:hAnsi="Menlo" w:cs="Menlo"/>
          <w:b/>
          <w:bCs/>
          <w:color w:val="0000DD"/>
          <w:sz w:val="24"/>
          <w:szCs w:val="24"/>
          <w:lang w:val="en-US"/>
        </w:rPr>
        <w:t>1</w:t>
      </w:r>
    </w:p>
    <w:p w14:paraId="61769244" w14:textId="507985FD"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 </w:t>
      </w:r>
      <w:r>
        <w:rPr>
          <w:rFonts w:ascii="Menlo" w:hAnsi="Menlo" w:cs="Menlo"/>
          <w:b/>
          <w:bCs/>
          <w:color w:val="008800"/>
          <w:sz w:val="24"/>
          <w:szCs w:val="24"/>
          <w:lang w:val="en-US"/>
        </w:rPr>
        <w:t>if</w:t>
      </w:r>
      <w:r>
        <w:rPr>
          <w:rFonts w:ascii="Menlo" w:hAnsi="Menlo" w:cs="Menlo"/>
          <w:sz w:val="24"/>
          <w:szCs w:val="24"/>
          <w:lang w:val="en-US"/>
        </w:rPr>
        <w:t xml:space="preserve"> feasibility(line) == </w:t>
      </w:r>
      <w:r>
        <w:rPr>
          <w:rFonts w:ascii="Menlo" w:hAnsi="Menlo" w:cs="Menlo"/>
          <w:color w:val="A61717"/>
          <w:sz w:val="24"/>
          <w:szCs w:val="24"/>
          <w:lang w:val="en-US"/>
        </w:rPr>
        <w:t>'</w:t>
      </w:r>
      <w:r>
        <w:rPr>
          <w:rFonts w:ascii="Menlo" w:hAnsi="Menlo" w:cs="Menlo"/>
          <w:sz w:val="24"/>
          <w:szCs w:val="24"/>
          <w:lang w:val="en-US"/>
        </w:rPr>
        <w:t>Full</w:t>
      </w:r>
      <w:r>
        <w:rPr>
          <w:rFonts w:ascii="Menlo" w:hAnsi="Menlo" w:cs="Menlo"/>
          <w:color w:val="A61717"/>
          <w:sz w:val="24"/>
          <w:szCs w:val="24"/>
          <w:lang w:val="en-US"/>
        </w:rPr>
        <w:t>'</w:t>
      </w:r>
    </w:p>
    <w:p w14:paraId="1CD61D50" w14:textId="15952711"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 unless feasibility(line) == </w:t>
      </w:r>
      <w:r>
        <w:rPr>
          <w:rFonts w:ascii="Menlo" w:hAnsi="Menlo" w:cs="Menlo"/>
          <w:color w:val="A61717"/>
          <w:sz w:val="24"/>
          <w:szCs w:val="24"/>
          <w:lang w:val="en-US"/>
        </w:rPr>
        <w:t>'</w:t>
      </w:r>
      <w:r>
        <w:rPr>
          <w:rFonts w:ascii="Menlo" w:hAnsi="Menlo" w:cs="Menlo"/>
          <w:sz w:val="24"/>
          <w:szCs w:val="24"/>
          <w:lang w:val="en-US"/>
        </w:rPr>
        <w:t>Optimal</w:t>
      </w:r>
      <w:r>
        <w:rPr>
          <w:rFonts w:ascii="Menlo" w:hAnsi="Menlo" w:cs="Menlo"/>
          <w:color w:val="A61717"/>
          <w:sz w:val="24"/>
          <w:szCs w:val="24"/>
          <w:lang w:val="en-US"/>
        </w:rPr>
        <w:t>'</w:t>
      </w:r>
    </w:p>
    <w:p w14:paraId="5D2F3B09" w14:textId="122AB71C"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elsif l_idx &gt; </w:t>
      </w:r>
      <w:r>
        <w:rPr>
          <w:rFonts w:ascii="Menlo" w:hAnsi="Menlo" w:cs="Menlo"/>
          <w:b/>
          <w:bCs/>
          <w:color w:val="0000DD"/>
          <w:sz w:val="24"/>
          <w:szCs w:val="24"/>
          <w:lang w:val="en-US"/>
        </w:rPr>
        <w:t>2</w:t>
      </w:r>
    </w:p>
    <w:p w14:paraId="77F8B237" w14:textId="59B4CEA0"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unless is_part_of_solution?(line)</w:t>
      </w:r>
    </w:p>
    <w:p w14:paraId="1AD9E20B" w14:textId="588731AC"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room_key = extract_room_key_from(line)</w:t>
      </w:r>
    </w:p>
    <w:p w14:paraId="33C16F6D" w14:textId="55897770"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rooms.delete(room_key)</w:t>
      </w:r>
    </w:p>
    <w:p w14:paraId="1EDC819D" w14:textId="15B7E95E"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end</w:t>
      </w:r>
    </w:p>
    <w:p w14:paraId="0C6535C9" w14:textId="7EBF18A5"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end</w:t>
      </w:r>
    </w:p>
    <w:p w14:paraId="21CD1A04" w14:textId="77777777" w:rsidR="003522B1" w:rsidRDefault="003522B1" w:rsidP="003522B1">
      <w:pPr>
        <w:autoSpaceDE w:val="0"/>
        <w:autoSpaceDN w:val="0"/>
        <w:adjustRightInd w:val="0"/>
        <w:spacing w:after="0" w:line="240" w:lineRule="auto"/>
        <w:ind w:left="1560"/>
        <w:rPr>
          <w:rFonts w:ascii="Menlo" w:hAnsi="Menlo" w:cs="Menlo"/>
          <w:sz w:val="24"/>
          <w:szCs w:val="24"/>
          <w:lang w:val="en-US"/>
        </w:rPr>
      </w:pPr>
    </w:p>
    <w:p w14:paraId="546BD58E" w14:textId="04217991"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47EC9B14" w14:textId="149AFB77"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5B0616B8" w14:textId="35B6BCA3"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13A2837D" w14:textId="77777777" w:rsidR="003522B1" w:rsidRDefault="003522B1" w:rsidP="003522B1">
      <w:pPr>
        <w:autoSpaceDE w:val="0"/>
        <w:autoSpaceDN w:val="0"/>
        <w:adjustRightInd w:val="0"/>
        <w:spacing w:after="0" w:line="240" w:lineRule="auto"/>
        <w:ind w:left="993"/>
        <w:rPr>
          <w:rFonts w:ascii="Menlo" w:hAnsi="Menlo" w:cs="Menlo"/>
          <w:sz w:val="24"/>
          <w:szCs w:val="24"/>
          <w:lang w:val="en-US"/>
        </w:rPr>
      </w:pPr>
    </w:p>
    <w:p w14:paraId="5C9B0270" w14:textId="3E6F8CD6"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w:t>
      </w:r>
    </w:p>
    <w:p w14:paraId="41B96D16" w14:textId="77777777" w:rsidR="003522B1" w:rsidRDefault="003522B1" w:rsidP="003522B1">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20E3DAC0" w14:textId="0938C923" w:rsidR="003522B1" w:rsidRDefault="003522B1" w:rsidP="00220F0F">
      <w:pPr>
        <w:pStyle w:val="ThesisSzveg"/>
      </w:pPr>
      <w:r>
        <w:t xml:space="preserve">A metódus megnyitja a korábban létrehozott .raw_solution kiterjesztésű fájlt és sorról sorra beolvassa a tartalmát. A fájl első sorában az optimalizálás eredményessége olvasható </w:t>
      </w:r>
      <w:r w:rsidR="00E348D9">
        <w:t>ki. Ha a program eljut idáig, akkor az optimalizálás sikeres volt. Két lehetőséget kell megvizsgálni. Az első, hogy az optimalizálás során lett-e kizárva szoba. Ha ugyanis minden szoba az optimális megoldás része, akkor nincs további teendő, a metódus paramétereként kapott szobák halmazát minden további nélkül továbbítani lehet. Ellenkező esetben a kizárt szobákat el kell távolítani a szobák halmazából.</w:t>
      </w:r>
    </w:p>
    <w:p w14:paraId="422DB7B1" w14:textId="43A9D6EC" w:rsidR="0002632B" w:rsidRDefault="0002632B" w:rsidP="0002632B">
      <w:pPr>
        <w:pStyle w:val="ThesisSzveg"/>
      </w:pPr>
      <w:r>
        <w:tab/>
      </w:r>
      <w:r>
        <w:tab/>
      </w:r>
      <w:r>
        <w:tab/>
        <w:t xml:space="preserve">A megoldás fájl harmadik sorától kezdődik az </w:t>
      </w:r>
      <w:r w:rsidRPr="00277DFB">
        <w:rPr>
          <w:i/>
        </w:rPr>
        <w:t>Occupation</w:t>
      </w:r>
      <w:r>
        <w:t xml:space="preserve"> változók felsorolása. A felsorolásban </w:t>
      </w:r>
      <w:r w:rsidR="00277DFB">
        <w:t xml:space="preserve">a szobákhoz rendelt azonosító </w:t>
      </w:r>
      <w:r>
        <w:t xml:space="preserve">és egy 0 vagy 1 érték szerepel. Azt, hogy az adott sorban szereplő szoba a megoldás rész-e, a </w:t>
      </w:r>
      <w:r w:rsidRPr="00277DFB">
        <w:rPr>
          <w:i/>
        </w:rPr>
        <w:t>part_of_solution?</w:t>
      </w:r>
      <w:r>
        <w:t xml:space="preserve"> metódus ellenőrzi. A sorokat </w:t>
      </w:r>
      <w:r w:rsidRPr="00277DFB">
        <w:rPr>
          <w:i/>
        </w:rPr>
        <w:t>regexp</w:t>
      </w:r>
      <w:r>
        <w:t xml:space="preserve"> (Reg</w:t>
      </w:r>
      <w:r w:rsidR="00277DFB">
        <w:t xml:space="preserve">ular Expression) kifejezésekkel, mintaillesztés útján ellenőrzi a program. Ha egy szoba nem része a megoldásnak, akkor szintén </w:t>
      </w:r>
      <w:r w:rsidR="00277DFB" w:rsidRPr="00277DFB">
        <w:rPr>
          <w:i/>
        </w:rPr>
        <w:t>regexp</w:t>
      </w:r>
      <w:r w:rsidR="00277DFB">
        <w:t xml:space="preserve"> kifejezéssel kiemeli az azonosítót a sorból, és annak segítségével a </w:t>
      </w:r>
      <w:r w:rsidR="00277DFB" w:rsidRPr="00277DFB">
        <w:rPr>
          <w:i/>
        </w:rPr>
        <w:t>rooms</w:t>
      </w:r>
      <w:r w:rsidR="00277DFB">
        <w:t xml:space="preserve"> halmazból eltávolítja a szobát.</w:t>
      </w:r>
    </w:p>
    <w:p w14:paraId="65A6E96F" w14:textId="6876F209" w:rsidR="00277DFB" w:rsidRPr="00220F0F" w:rsidRDefault="00277DFB" w:rsidP="0002632B">
      <w:pPr>
        <w:pStyle w:val="ThesisSzveg"/>
      </w:pPr>
      <w:r>
        <w:lastRenderedPageBreak/>
        <w:t xml:space="preserve">Visszatérésként a </w:t>
      </w:r>
      <w:r w:rsidRPr="00F6648B">
        <w:rPr>
          <w:i/>
        </w:rPr>
        <w:t>rooms</w:t>
      </w:r>
      <w:r>
        <w:t xml:space="preserve"> halmaz átalakításra kerül a </w:t>
      </w:r>
      <w:r w:rsidR="007C1914">
        <w:rPr>
          <w:i/>
        </w:rPr>
        <w:t>compact_sol</w:t>
      </w:r>
      <w:r w:rsidRPr="00F6648B">
        <w:rPr>
          <w:i/>
        </w:rPr>
        <w:t>u</w:t>
      </w:r>
      <w:r w:rsidR="007C1914">
        <w:rPr>
          <w:i/>
        </w:rPr>
        <w:t>t</w:t>
      </w:r>
      <w:r w:rsidRPr="00F6648B">
        <w:rPr>
          <w:i/>
        </w:rPr>
        <w:t>ion</w:t>
      </w:r>
      <w:r>
        <w:t xml:space="preserve"> nevű metódus által. Az átalakítás során a program eltávolítja a kulcsokat és a szobákat egy listába rendezi.</w:t>
      </w:r>
    </w:p>
    <w:p w14:paraId="7C57105E" w14:textId="77777777" w:rsidR="00E40DAB" w:rsidRDefault="00E40DAB" w:rsidP="00E40DAB">
      <w:pPr>
        <w:pStyle w:val="Cmsor2"/>
        <w:rPr>
          <w:szCs w:val="24"/>
        </w:rPr>
      </w:pPr>
      <w:bookmarkStart w:id="103" w:name="_Toc417059567"/>
      <w:r w:rsidRPr="00964772">
        <w:rPr>
          <w:szCs w:val="24"/>
        </w:rPr>
        <w:t>Szobafoglalás</w:t>
      </w:r>
      <w:bookmarkEnd w:id="103"/>
    </w:p>
    <w:p w14:paraId="331BEDC5" w14:textId="77777777" w:rsidR="000726F6" w:rsidRDefault="000726F6" w:rsidP="00535021">
      <w:pPr>
        <w:pStyle w:val="ThesisSzvegElsBekezds"/>
      </w:pPr>
    </w:p>
    <w:p w14:paraId="517D6FB7" w14:textId="77777777" w:rsidR="00506171" w:rsidRDefault="00506171" w:rsidP="00506171">
      <w:pPr>
        <w:pStyle w:val="ThesisSzveg"/>
      </w:pPr>
    </w:p>
    <w:p w14:paraId="54338E74" w14:textId="77777777" w:rsidR="00506171" w:rsidRPr="00506171" w:rsidRDefault="00506171" w:rsidP="00506171">
      <w:pPr>
        <w:pStyle w:val="ThesisSzveg"/>
        <w:sectPr w:rsidR="00506171" w:rsidRPr="00506171" w:rsidSect="00FD5FB2">
          <w:headerReference w:type="default" r:id="rId39"/>
          <w:pgSz w:w="11907" w:h="16839" w:code="9"/>
          <w:pgMar w:top="1701" w:right="1701" w:bottom="1701" w:left="0" w:header="709" w:footer="709" w:gutter="2268"/>
          <w:cols w:space="708"/>
          <w:docGrid w:linePitch="360"/>
        </w:sectPr>
      </w:pPr>
    </w:p>
    <w:p w14:paraId="58ECE336" w14:textId="77777777" w:rsidR="00E40DAB" w:rsidRDefault="00E40DAB" w:rsidP="000C21EE">
      <w:pPr>
        <w:pStyle w:val="Cmsor1"/>
      </w:pPr>
      <w:bookmarkStart w:id="104" w:name="_Toc417059568"/>
      <w:r w:rsidRPr="00964772">
        <w:lastRenderedPageBreak/>
        <w:t>Felületek és használat</w:t>
      </w:r>
      <w:bookmarkEnd w:id="104"/>
    </w:p>
    <w:p w14:paraId="12D57E1D" w14:textId="7592A5CE" w:rsidR="00530FAE" w:rsidRPr="00530FAE" w:rsidRDefault="006C3248" w:rsidP="00535021">
      <w:pPr>
        <w:pStyle w:val="ThesisSzvegElsBekezds"/>
      </w:pPr>
      <w:r>
        <w:t>Ebben a fejezetben az elkészült webalkalmazás felületeit és a funkciók használatát mutatom be.</w:t>
      </w:r>
      <w:r w:rsidR="0079680A">
        <w:t xml:space="preserve"> Az ábrákról a jobb láthatóság miatt kivágtam az üres részeket, amit </w:t>
      </w:r>
      <w:r w:rsidR="00E10309">
        <w:t xml:space="preserve">ferde, </w:t>
      </w:r>
      <w:r w:rsidR="009E2825">
        <w:t>fehér</w:t>
      </w:r>
      <w:r w:rsidR="0079680A">
        <w:t xml:space="preserve"> sávval jeleztem, továbbá a nem releváns részeket elhomályosítottam.</w:t>
      </w:r>
    </w:p>
    <w:p w14:paraId="2353DCCD" w14:textId="77777777" w:rsidR="00965E6C" w:rsidRDefault="00965E6C" w:rsidP="00965E6C">
      <w:pPr>
        <w:pStyle w:val="Cmsor2"/>
        <w:rPr>
          <w:szCs w:val="24"/>
        </w:rPr>
      </w:pPr>
      <w:bookmarkStart w:id="105" w:name="_Toc417059569"/>
      <w:r w:rsidRPr="00964772">
        <w:rPr>
          <w:szCs w:val="24"/>
        </w:rPr>
        <w:t>Menüsáv</w:t>
      </w:r>
      <w:bookmarkEnd w:id="105"/>
    </w:p>
    <w:p w14:paraId="634A7C23" w14:textId="3ED98951" w:rsidR="00530FAE" w:rsidRDefault="006C3248" w:rsidP="00535021">
      <w:pPr>
        <w:pStyle w:val="ThesisSzvegElsBekezds"/>
      </w:pPr>
      <w:r>
        <w:t xml:space="preserve">A webalkalmazás fő eleme a minden oldal tetején megjelenő navigációs menüsáv. A menüsávban megjelenik a termék neve, valamint a felhasználó számára fontos menüpontok és akciók. Az </w:t>
      </w:r>
      <w:r>
        <w:fldChar w:fldCharType="begin"/>
      </w:r>
      <w:r>
        <w:instrText xml:space="preserve"> REF _Ref416274789 \r \h </w:instrText>
      </w:r>
      <w:r>
        <w:fldChar w:fldCharType="separate"/>
      </w:r>
      <w:r>
        <w:t>5.1</w:t>
      </w:r>
      <w:r>
        <w:fldChar w:fldCharType="end"/>
      </w:r>
      <w:r>
        <w:t xml:space="preserve"> fejezetben bemutatott felhasználói szerepkörök számára más-más elemek jelennek meg a menüsávon. Ezen kívül a szállásadó és az adminisztrátor felhasználó bejelentkezésekor a menüsáv színe is megváltozik, jelezve, hogy a bizalmas adatokat kezelő fiók aktív.</w:t>
      </w:r>
      <w:r w:rsidR="00885740">
        <w:t xml:space="preserve"> Azt, hogy a felhasználó mely oldalon tartózkodik, a megfelelő menüelem különböző háttere jelzi.</w:t>
      </w:r>
    </w:p>
    <w:p w14:paraId="1A8A687F" w14:textId="0F0C28A9" w:rsidR="006C3248" w:rsidRDefault="006C3248" w:rsidP="006C3248">
      <w:pPr>
        <w:pStyle w:val="ThesisSzveg"/>
      </w:pPr>
      <w:r>
        <w:t>A nem bejelentkezett, látogató felhasználó számára az alább látható menüsáv jelenik meg.</w:t>
      </w:r>
    </w:p>
    <w:p w14:paraId="182F9FFD" w14:textId="2156789A" w:rsidR="003623C9" w:rsidRDefault="0062635B" w:rsidP="00535021">
      <w:pPr>
        <w:pStyle w:val="ThesisSzvegElsBekezds"/>
      </w:pPr>
      <w:r>
        <w:rPr>
          <w:noProof/>
          <w:lang w:val="en-US"/>
        </w:rPr>
        <w:drawing>
          <wp:inline distT="0" distB="0" distL="0" distR="0" wp14:anchorId="0D5D759A" wp14:editId="086CAF19">
            <wp:extent cx="5040630" cy="1170305"/>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_bar_no_logi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1170305"/>
                    </a:xfrm>
                    <a:prstGeom prst="rect">
                      <a:avLst/>
                    </a:prstGeom>
                  </pic:spPr>
                </pic:pic>
              </a:graphicData>
            </a:graphic>
          </wp:inline>
        </w:drawing>
      </w:r>
    </w:p>
    <w:p w14:paraId="48B011E8" w14:textId="08694A05" w:rsidR="006C3248"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1</w:t>
      </w:r>
      <w:r>
        <w:fldChar w:fldCharType="end"/>
      </w:r>
      <w:r w:rsidR="003623C9">
        <w:t xml:space="preserve"> ábra Látogató számára látható menüsáv</w:t>
      </w:r>
    </w:p>
    <w:p w14:paraId="40BC1A40" w14:textId="4E021621" w:rsidR="00515E3F" w:rsidRDefault="00515E3F" w:rsidP="00515E3F">
      <w:pPr>
        <w:pStyle w:val="ThesisSzveg"/>
      </w:pPr>
      <w:r>
        <w:t>A menüsáv elemeit balról jobbra irányuló bejárással ismertetem. Az első elem a webalkalmazás fantázianeve, amelyre kattintva a főoldalra lehet jutni. Ezt követik a szobák listáját és a szálláshelyek listáját megjelenítő menüpontok. A menüsáv jobb oldalán a bejelentkező oldalra mutató link található. Az utolsó elem egy legördülő lista, ahonnan a szálláskereső, vagyis vendég, illetve a szállásadó regisztrációs oldalára lehet jutni.</w:t>
      </w:r>
    </w:p>
    <w:p w14:paraId="4117C0D6" w14:textId="36303F94" w:rsidR="00515E3F" w:rsidRDefault="00515E3F" w:rsidP="00515E3F">
      <w:pPr>
        <w:pStyle w:val="ThesisSzveg"/>
      </w:pPr>
      <w:r>
        <w:t>A bejelentkezett szálláskereső számára a menüsáv az előbb ismertet</w:t>
      </w:r>
      <w:r w:rsidR="007C1914">
        <w:t>et</w:t>
      </w:r>
      <w:r>
        <w:t>t megjelenést követi, ahogy az az alábbi ábrán is látható.</w:t>
      </w:r>
      <w:r w:rsidR="00001867">
        <w:t xml:space="preserve"> A menüsáv bal oldala megegyezik a látogatóéval, változás a jobb oldalon történt. Itt az első elem a vendég </w:t>
      </w:r>
      <w:r w:rsidR="00001867">
        <w:lastRenderedPageBreak/>
        <w:t>kosarára mutató link, ahova a kiválasztott szobákat gyűjti. A kosár ikon mellett piros háttérrel annak tartalmát jelző címke jelenik meg.</w:t>
      </w:r>
    </w:p>
    <w:p w14:paraId="17B6F2F8" w14:textId="52267922" w:rsidR="003623C9" w:rsidRDefault="00854A92" w:rsidP="00535021">
      <w:pPr>
        <w:pStyle w:val="ThesisSzvegElsBekezds"/>
      </w:pPr>
      <w:r>
        <w:rPr>
          <w:noProof/>
          <w:lang w:val="en-US"/>
        </w:rPr>
        <w:drawing>
          <wp:inline distT="0" distB="0" distL="0" distR="0" wp14:anchorId="2901DBF4" wp14:editId="1348935B">
            <wp:extent cx="5040630" cy="1268730"/>
            <wp:effectExtent l="0" t="0" r="762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bar_guest_logi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1268730"/>
                    </a:xfrm>
                    <a:prstGeom prst="rect">
                      <a:avLst/>
                    </a:prstGeom>
                  </pic:spPr>
                </pic:pic>
              </a:graphicData>
            </a:graphic>
          </wp:inline>
        </w:drawing>
      </w:r>
    </w:p>
    <w:p w14:paraId="474DAB35" w14:textId="4CC0E1E8" w:rsidR="00515E3F"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2</w:t>
      </w:r>
      <w:r>
        <w:fldChar w:fldCharType="end"/>
      </w:r>
      <w:r w:rsidR="003623C9">
        <w:t xml:space="preserve"> ábra Szálláskereső számára látható menüsáv</w:t>
      </w:r>
    </w:p>
    <w:p w14:paraId="2653CFD8" w14:textId="23C62A3E" w:rsidR="00001867" w:rsidRDefault="00001867" w:rsidP="00001867">
      <w:pPr>
        <w:pStyle w:val="ThesisSzveg"/>
      </w:pPr>
      <w:r>
        <w:t>A bejelentkezés állapotát jelzi, hogy megjelenik a felhasználó neve, ami egyben egy legördülő lista is. A legördülő listában a szálláskereső foglalásait listázó oldalra, valamint a felhasználói fiók beállításait tartalmazó oldalra lehet navigálni. Szintén a legördülő listában található a kijelentkezés akció.</w:t>
      </w:r>
    </w:p>
    <w:p w14:paraId="21931CD7" w14:textId="50EC238A" w:rsidR="00001867" w:rsidRDefault="00001867" w:rsidP="00001867">
      <w:pPr>
        <w:pStyle w:val="ThesisSzveg"/>
      </w:pPr>
      <w:r>
        <w:t>A szállásadó számára mind megjelenésében, mind funkcióiban más menüsáv kerül megjelenítésre. Fontosnak tartottam, hogy a szállásadó számára a portál megjelenése különbözzön, ugyanakkor ne különüljön el lényegesen a szálláskereső vagy látogató megjelenésétől. Ezért választottam a menüsáv háttérszínének megváltoztatását. Az alábbi ábra mutatja a be a szálláskereső menüsávját.</w:t>
      </w:r>
    </w:p>
    <w:p w14:paraId="0BEE7AEC" w14:textId="43C0F0F6" w:rsidR="003623C9" w:rsidRDefault="00854A92" w:rsidP="00535021">
      <w:pPr>
        <w:pStyle w:val="ThesisSzvegElsBekezds"/>
      </w:pPr>
      <w:r>
        <w:rPr>
          <w:noProof/>
          <w:lang w:val="en-US"/>
        </w:rPr>
        <w:drawing>
          <wp:inline distT="0" distB="0" distL="0" distR="0" wp14:anchorId="5BE8DC91" wp14:editId="2A67ED92">
            <wp:extent cx="5040630" cy="1236345"/>
            <wp:effectExtent l="0" t="0" r="762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bar_owner_login.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1236345"/>
                    </a:xfrm>
                    <a:prstGeom prst="rect">
                      <a:avLst/>
                    </a:prstGeom>
                  </pic:spPr>
                </pic:pic>
              </a:graphicData>
            </a:graphic>
          </wp:inline>
        </w:drawing>
      </w:r>
    </w:p>
    <w:p w14:paraId="779958AF" w14:textId="14E4A589" w:rsidR="00001867"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3</w:t>
      </w:r>
      <w:r>
        <w:fldChar w:fldCharType="end"/>
      </w:r>
      <w:r w:rsidR="003623C9">
        <w:t xml:space="preserve"> ábra Szállásadó számára látható menüsáv</w:t>
      </w:r>
    </w:p>
    <w:p w14:paraId="1A909061" w14:textId="28B7B97C" w:rsidR="00001867" w:rsidRDefault="0079680A" w:rsidP="00001867">
      <w:pPr>
        <w:pStyle w:val="ThesisSzveg"/>
      </w:pPr>
      <w:r>
        <w:t>A szállásadó menüsávjának első fontos eleme a saját szállásokra mutató Szállások menüpont. Ezt követi a foglalások kezeli oldalára navigáló bejegyzés. A menüsáv jobb oldalán a szálláskeresőnél látott módon a szállásadó neve jelenik meg legördülő menüként, ahol a profilszerkesztő oldalra mutató link és a kijelentkezés található.</w:t>
      </w:r>
    </w:p>
    <w:p w14:paraId="2B5391C1" w14:textId="114BB791" w:rsidR="0079680A" w:rsidRDefault="0079680A" w:rsidP="00001867">
      <w:pPr>
        <w:pStyle w:val="ThesisSzveg"/>
      </w:pPr>
      <w:r>
        <w:lastRenderedPageBreak/>
        <w:t>Az adminisztrátori szerepkörbe tartozó felhasználók, a szállásadó esetében említett megfontolásból szintén más megjelenésű menüsávot láthatnak.</w:t>
      </w:r>
    </w:p>
    <w:p w14:paraId="68277E08" w14:textId="780224D0" w:rsidR="009E2825" w:rsidRPr="009E2825" w:rsidRDefault="009E2825" w:rsidP="00535021">
      <w:pPr>
        <w:pStyle w:val="ThesisSzvegElsBekezds"/>
      </w:pPr>
      <w:r>
        <w:rPr>
          <w:noProof/>
          <w:lang w:val="en-US"/>
        </w:rPr>
        <w:drawing>
          <wp:inline distT="0" distB="0" distL="0" distR="0" wp14:anchorId="054B2D09" wp14:editId="7E2537AA">
            <wp:extent cx="5040630" cy="687705"/>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bar_admin_login_0.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687705"/>
                    </a:xfrm>
                    <a:prstGeom prst="rect">
                      <a:avLst/>
                    </a:prstGeom>
                  </pic:spPr>
                </pic:pic>
              </a:graphicData>
            </a:graphic>
          </wp:inline>
        </w:drawing>
      </w:r>
    </w:p>
    <w:p w14:paraId="400B6C6F" w14:textId="3114FCFE" w:rsidR="0079680A"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4</w:t>
      </w:r>
      <w:r>
        <w:fldChar w:fldCharType="end"/>
      </w:r>
      <w:r w:rsidR="003623C9">
        <w:t xml:space="preserve"> ábra Adminisztrátor számára látható menüsáv</w:t>
      </w:r>
    </w:p>
    <w:p w14:paraId="3725B970" w14:textId="3ECFA9A7" w:rsidR="008C61B1" w:rsidRPr="008C61B1" w:rsidRDefault="005D12DB" w:rsidP="00535021">
      <w:pPr>
        <w:pStyle w:val="ThesisSzvegElsBekezds"/>
      </w:pPr>
      <w:r>
        <w:t>Az adminisztrátor hét fő menüpontot lát a menüsávon. Ezek mindegyike a rendszerben található törzsadatok és felhasználói adatok szerkesztésére alkalmas oldalakra mutatnak. A menüsáv jobb oldalán a szállásadóhoz hasonló módon jelenik meg az adminisztrátor neve és a legördülő menü, benne a profilra mutató link és a kijelentkezés.</w:t>
      </w:r>
    </w:p>
    <w:p w14:paraId="3B89387C" w14:textId="77777777" w:rsidR="00965E6C" w:rsidRDefault="00965E6C" w:rsidP="00965E6C">
      <w:pPr>
        <w:pStyle w:val="Cmsor2"/>
        <w:rPr>
          <w:szCs w:val="24"/>
        </w:rPr>
      </w:pPr>
      <w:bookmarkStart w:id="106" w:name="_Toc417059570"/>
      <w:r w:rsidRPr="00964772">
        <w:rPr>
          <w:szCs w:val="24"/>
        </w:rPr>
        <w:t>Szobák</w:t>
      </w:r>
      <w:bookmarkEnd w:id="106"/>
    </w:p>
    <w:p w14:paraId="1A48CADC" w14:textId="6C1DD8CB" w:rsidR="00530FAE" w:rsidRDefault="00633614" w:rsidP="00535021">
      <w:pPr>
        <w:pStyle w:val="ThesisSzvegElsBekezds"/>
      </w:pPr>
      <w:r>
        <w:t xml:space="preserve">A látogató és szálláskereső számára a portál a főoldala a szobák listája. </w:t>
      </w:r>
      <w:r w:rsidR="00B90178">
        <w:t>A listában, a rendszerben szereplő minden szoba megjelenik, de lehetőség van a megjelenő szobák szűrésére. A szobák kártyákként kerültek megjelenítésre, ahol több kapcsolódó információ is megjelenik, ahogy az alábbi ábrán is látható.</w:t>
      </w:r>
    </w:p>
    <w:p w14:paraId="01B80D5A" w14:textId="77777777" w:rsidR="00B90178" w:rsidRDefault="00B90178" w:rsidP="00535021">
      <w:pPr>
        <w:pStyle w:val="ThesisSzvegElsBekezds"/>
      </w:pPr>
      <w:r>
        <w:rPr>
          <w:noProof/>
          <w:lang w:val="en-US"/>
        </w:rPr>
        <w:drawing>
          <wp:inline distT="0" distB="0" distL="0" distR="0" wp14:anchorId="4D954841" wp14:editId="7939ACE1">
            <wp:extent cx="5040630" cy="3278505"/>
            <wp:effectExtent l="0" t="0" r="762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s_no_filter.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3278505"/>
                    </a:xfrm>
                    <a:prstGeom prst="rect">
                      <a:avLst/>
                    </a:prstGeom>
                  </pic:spPr>
                </pic:pic>
              </a:graphicData>
            </a:graphic>
          </wp:inline>
        </w:drawing>
      </w:r>
    </w:p>
    <w:p w14:paraId="62C2F42A" w14:textId="44AD168B" w:rsidR="00B90178" w:rsidRDefault="00204AB3"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5</w:t>
      </w:r>
      <w:r>
        <w:fldChar w:fldCharType="end"/>
      </w:r>
      <w:r w:rsidR="00B90178">
        <w:t xml:space="preserve"> ábra Szobák listája</w:t>
      </w:r>
    </w:p>
    <w:p w14:paraId="725C29EF" w14:textId="37546DFE" w:rsidR="00B90178" w:rsidRDefault="00B90178" w:rsidP="00B90178">
      <w:pPr>
        <w:pStyle w:val="ThesisSzveg"/>
      </w:pPr>
      <w:r>
        <w:lastRenderedPageBreak/>
        <w:t xml:space="preserve">A felületen minden szobához tartozó kártyán megjelenik a feltöltött előnézeti kép, a szobatípus neve, a szálláshely neve, ahol a szoba található, az árkategória és az ágyak száma. A lista tetején két gomb található. Középen a </w:t>
      </w:r>
      <w:r w:rsidRPr="00B90178">
        <w:rPr>
          <w:i/>
        </w:rPr>
        <w:t>Szűrés</w:t>
      </w:r>
      <w:r>
        <w:t xml:space="preserve"> feliratú gomb megnyomására megjelenik a szűrési feltételeket tartalmazó panel, amelyet a </w:t>
      </w:r>
      <w:r>
        <w:fldChar w:fldCharType="begin"/>
      </w:r>
      <w:r>
        <w:instrText xml:space="preserve"> REF _Ref417031495 \h </w:instrText>
      </w:r>
      <w:r>
        <w:fldChar w:fldCharType="separate"/>
      </w:r>
      <w:r>
        <w:rPr>
          <w:noProof/>
        </w:rPr>
        <w:t>8</w:t>
      </w:r>
      <w:r>
        <w:t>.</w:t>
      </w:r>
      <w:r>
        <w:rPr>
          <w:noProof/>
        </w:rPr>
        <w:t>6</w:t>
      </w:r>
      <w:r>
        <w:t xml:space="preserve"> ábra</w:t>
      </w:r>
      <w:r>
        <w:fldChar w:fldCharType="end"/>
      </w:r>
      <w:r>
        <w:t xml:space="preserve"> mutat be. Az </w:t>
      </w:r>
      <w:r w:rsidRPr="00B90178">
        <w:rPr>
          <w:i/>
        </w:rPr>
        <w:t>Intelligens keresés</w:t>
      </w:r>
      <w:r>
        <w:t xml:space="preserve"> feliratú gomb az intelligens keresés funkció oldalára navigál.</w:t>
      </w:r>
    </w:p>
    <w:p w14:paraId="434A101C" w14:textId="77777777" w:rsidR="00B90178" w:rsidRDefault="00B90178" w:rsidP="00535021">
      <w:pPr>
        <w:pStyle w:val="ThesisSzvegElsBekezds"/>
      </w:pPr>
      <w:r>
        <w:rPr>
          <w:noProof/>
          <w:lang w:val="en-US"/>
        </w:rPr>
        <w:drawing>
          <wp:inline distT="0" distB="0" distL="0" distR="0" wp14:anchorId="09D369C7" wp14:editId="5E650263">
            <wp:extent cx="5040630" cy="1939925"/>
            <wp:effectExtent l="0" t="0" r="762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ms_with_filt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1939925"/>
                    </a:xfrm>
                    <a:prstGeom prst="rect">
                      <a:avLst/>
                    </a:prstGeom>
                  </pic:spPr>
                </pic:pic>
              </a:graphicData>
            </a:graphic>
          </wp:inline>
        </w:drawing>
      </w:r>
    </w:p>
    <w:bookmarkStart w:id="107" w:name="_Ref417031495"/>
    <w:p w14:paraId="1CE29C47" w14:textId="4D247B77" w:rsidR="00B90178" w:rsidRDefault="00204AB3"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6</w:t>
      </w:r>
      <w:r>
        <w:fldChar w:fldCharType="end"/>
      </w:r>
      <w:r w:rsidR="00B90178">
        <w:t xml:space="preserve"> ábra</w:t>
      </w:r>
      <w:bookmarkEnd w:id="107"/>
      <w:r w:rsidR="00B90178">
        <w:t xml:space="preserve"> Szobák szűrési feltételeit tartalmazó panel</w:t>
      </w:r>
    </w:p>
    <w:p w14:paraId="2EFD72A2" w14:textId="00F154CA" w:rsidR="00B90178" w:rsidRDefault="007C361F" w:rsidP="00B90178">
      <w:pPr>
        <w:pStyle w:val="ThesisSzveg"/>
      </w:pPr>
      <w:r>
        <w:t>A szűrési feltételeket tartalmazó panel három részből áll. A felső rész a város vagy helyiség, az elérhetőség szempontjából az érkezési és távozási dátum, valamint a kívánt típusú szoba ágyainak száma adható meg. Bal alsó rész a szoba felszereltségének kiválasztására használatos, míg a jobb alsó részben a szálláshely nyújtotta szolgáltatások szűrhetők. A szűrés műveletét az alul, középen található zöld Szűrés feliratú gomb megnyomásával lehet elvégezni. A fent, középen továbbra is megjelenő Szűrés feliratú gomb hatására a panel eltüntethető.</w:t>
      </w:r>
    </w:p>
    <w:p w14:paraId="562C9282" w14:textId="51343D76" w:rsidR="008B1DD2" w:rsidRDefault="006C5375" w:rsidP="008B1DD2">
      <w:pPr>
        <w:pStyle w:val="ThesisSzveg"/>
      </w:pPr>
      <w:r>
        <w:t>A szobákat bemutató kártyákon a szoba nevére, vagy a megjelenő képre kattintva a felhasználó a szobát részletesen bemutató oldalra jut. Egy ilyen oldalt</w:t>
      </w:r>
      <w:r w:rsidR="008B1DD2">
        <w:t xml:space="preserve"> mutat be a </w:t>
      </w:r>
      <w:r w:rsidR="008B1DD2">
        <w:fldChar w:fldCharType="begin"/>
      </w:r>
      <w:r w:rsidR="008B1DD2">
        <w:instrText xml:space="preserve"> REF _Ref417032346 \h </w:instrText>
      </w:r>
      <w:r w:rsidR="008B1DD2">
        <w:fldChar w:fldCharType="separate"/>
      </w:r>
      <w:r w:rsidR="008B1DD2">
        <w:rPr>
          <w:noProof/>
        </w:rPr>
        <w:t>8</w:t>
      </w:r>
      <w:r w:rsidR="008B1DD2">
        <w:t>.</w:t>
      </w:r>
      <w:r w:rsidR="008B1DD2">
        <w:rPr>
          <w:noProof/>
        </w:rPr>
        <w:t>7</w:t>
      </w:r>
      <w:r w:rsidR="008B1DD2">
        <w:t xml:space="preserve"> ábra</w:t>
      </w:r>
      <w:r w:rsidR="008B1DD2">
        <w:fldChar w:fldCharType="end"/>
      </w:r>
      <w:r w:rsidR="008B1DD2">
        <w:t xml:space="preserve">. A megjelenő felületen a szoba neve mellett linkként olvasható a szálláshely neve, ahol a szoba található. A linkre kattintva a szálláshelyet részletező oldalra jut a felhasználó. A szoba neve alatt zöld hátterű címkék sorolják fel a szoba felszereltségét. Ezt követi a szoba egy rövid bemutatkozó leírása, majd az egyéb adatok. A </w:t>
      </w:r>
      <w:r w:rsidR="008B1DD2" w:rsidRPr="008B1DD2">
        <w:rPr>
          <w:i/>
        </w:rPr>
        <w:t>Kapacitás</w:t>
      </w:r>
      <w:r w:rsidR="008B1DD2">
        <w:t xml:space="preserve"> a szobában elszállásolható vendégek, vagyis az ágyak számát jelenti. A többszemélyes ágy több ágynak minősül. A </w:t>
      </w:r>
      <w:r w:rsidR="008B1DD2" w:rsidRPr="008B1DD2">
        <w:rPr>
          <w:i/>
        </w:rPr>
        <w:t xml:space="preserve">Hasonló szobák </w:t>
      </w:r>
      <w:r w:rsidR="008B1DD2" w:rsidRPr="008B1DD2">
        <w:rPr>
          <w:i/>
        </w:rPr>
        <w:lastRenderedPageBreak/>
        <w:t>száma</w:t>
      </w:r>
      <w:r w:rsidR="008B1DD2">
        <w:t xml:space="preserve"> a szálláshely további hasonló típusú szobáinak számát jelenti. Az utolsó megjelenő adat az ár.</w:t>
      </w:r>
      <w:r w:rsidR="00631CBE">
        <w:t xml:space="preserve"> Az oldal jobb oldalán a szoba bemutató képe jelenik meg.</w:t>
      </w:r>
    </w:p>
    <w:p w14:paraId="358D8377" w14:textId="77777777" w:rsidR="008B1DD2" w:rsidRDefault="006C5375" w:rsidP="00535021">
      <w:pPr>
        <w:pStyle w:val="ThesisSzvegElsBekezds"/>
      </w:pPr>
      <w:r>
        <w:rPr>
          <w:noProof/>
          <w:lang w:val="en-US"/>
        </w:rPr>
        <w:drawing>
          <wp:inline distT="0" distB="0" distL="0" distR="0" wp14:anchorId="4191C94C" wp14:editId="73055BD8">
            <wp:extent cx="5040630" cy="2045970"/>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m.png"/>
                    <pic:cNvPicPr/>
                  </pic:nvPicPr>
                  <pic:blipFill>
                    <a:blip r:embed="rId46">
                      <a:extLst>
                        <a:ext uri="{28A0092B-C50C-407E-A947-70E740481C1C}">
                          <a14:useLocalDpi xmlns:a14="http://schemas.microsoft.com/office/drawing/2010/main" val="0"/>
                        </a:ext>
                      </a:extLst>
                    </a:blip>
                    <a:stretch>
                      <a:fillRect/>
                    </a:stretch>
                  </pic:blipFill>
                  <pic:spPr>
                    <a:xfrm>
                      <a:off x="0" y="0"/>
                      <a:ext cx="5040630" cy="2045970"/>
                    </a:xfrm>
                    <a:prstGeom prst="rect">
                      <a:avLst/>
                    </a:prstGeom>
                  </pic:spPr>
                </pic:pic>
              </a:graphicData>
            </a:graphic>
          </wp:inline>
        </w:drawing>
      </w:r>
    </w:p>
    <w:bookmarkStart w:id="108" w:name="_Ref417032346"/>
    <w:p w14:paraId="27EDC5B6" w14:textId="32D9AF94" w:rsidR="006C5375" w:rsidRDefault="00204AB3"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7</w:t>
      </w:r>
      <w:r>
        <w:fldChar w:fldCharType="end"/>
      </w:r>
      <w:r w:rsidR="008B1DD2">
        <w:t xml:space="preserve"> ábra</w:t>
      </w:r>
      <w:bookmarkEnd w:id="108"/>
      <w:r w:rsidR="008B1DD2">
        <w:t xml:space="preserve"> Egy szoba részletes bemutató oldala</w:t>
      </w:r>
    </w:p>
    <w:p w14:paraId="0AC4F949" w14:textId="68BDD650" w:rsidR="006C5375" w:rsidRDefault="00631CBE" w:rsidP="00B90178">
      <w:pPr>
        <w:pStyle w:val="ThesisSzveg"/>
      </w:pPr>
      <w:r>
        <w:t xml:space="preserve">A bejelentkezett szálláskereső számára a szobák adatai és a kép alatt található egy szobafoglalási panel, amit a </w:t>
      </w:r>
      <w:r>
        <w:fldChar w:fldCharType="begin"/>
      </w:r>
      <w:r>
        <w:instrText xml:space="preserve"> REF _Ref417033083 \h </w:instrText>
      </w:r>
      <w:r>
        <w:fldChar w:fldCharType="separate"/>
      </w:r>
      <w:r>
        <w:rPr>
          <w:noProof/>
        </w:rPr>
        <w:t>8</w:t>
      </w:r>
      <w:r>
        <w:t>.</w:t>
      </w:r>
      <w:r>
        <w:rPr>
          <w:noProof/>
        </w:rPr>
        <w:t>8</w:t>
      </w:r>
      <w:r>
        <w:t xml:space="preserve"> ábra</w:t>
      </w:r>
      <w:r>
        <w:fldChar w:fldCharType="end"/>
      </w:r>
      <w:r>
        <w:t xml:space="preserve"> mutat be. Itt két dátumválasztó segítségével a szálláskereső kiválasztja az érkezési és távozási dátumot, majd Foglalás gombra kattintva a kosarába helyezi a szobafoglalást. Amennyiben a foglalás nem lehetséges, mert a szoba típusból a kiválasztott időszakban már mind foglalt, akkor a rendszer figyelmezteti a szálláskeresőt.</w:t>
      </w:r>
    </w:p>
    <w:p w14:paraId="265F6C6D" w14:textId="77777777" w:rsidR="00631CBE" w:rsidRDefault="00631CBE" w:rsidP="00535021">
      <w:pPr>
        <w:pStyle w:val="ThesisSzvegElsBekezds"/>
      </w:pPr>
      <w:r>
        <w:rPr>
          <w:noProof/>
          <w:lang w:val="en-US"/>
        </w:rPr>
        <w:drawing>
          <wp:inline distT="0" distB="0" distL="0" distR="0" wp14:anchorId="149E98A4" wp14:editId="4A8E151B">
            <wp:extent cx="5040630" cy="806450"/>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_with_booking_empty_cart.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806450"/>
                    </a:xfrm>
                    <a:prstGeom prst="rect">
                      <a:avLst/>
                    </a:prstGeom>
                  </pic:spPr>
                </pic:pic>
              </a:graphicData>
            </a:graphic>
          </wp:inline>
        </w:drawing>
      </w:r>
    </w:p>
    <w:bookmarkStart w:id="109" w:name="_Ref417033083"/>
    <w:p w14:paraId="4A40D41B" w14:textId="346D49E6" w:rsidR="00631CBE" w:rsidRDefault="00204AB3" w:rsidP="00631CBE">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8</w:t>
      </w:r>
      <w:r>
        <w:fldChar w:fldCharType="end"/>
      </w:r>
      <w:r w:rsidR="00631CBE">
        <w:t xml:space="preserve"> ábra</w:t>
      </w:r>
      <w:bookmarkEnd w:id="109"/>
      <w:r w:rsidR="00631CBE">
        <w:t xml:space="preserve"> </w:t>
      </w:r>
      <w:r w:rsidR="00631CBE" w:rsidRPr="00B2041E">
        <w:t>A szálláskereső számára megjelenő szobafoglalási panel</w:t>
      </w:r>
    </w:p>
    <w:p w14:paraId="345E640A" w14:textId="77777777" w:rsidR="008B1DD2" w:rsidRDefault="008B1DD2" w:rsidP="00535021">
      <w:pPr>
        <w:pStyle w:val="ThesisSzvegElsBekezds"/>
      </w:pPr>
      <w:r>
        <w:rPr>
          <w:noProof/>
          <w:lang w:val="en-US"/>
        </w:rPr>
        <w:drawing>
          <wp:inline distT="0" distB="0" distL="0" distR="0" wp14:anchorId="2C375E45" wp14:editId="2D1B95BA">
            <wp:extent cx="5040630" cy="822960"/>
            <wp:effectExtent l="0" t="0" r="762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_woth_booking.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822960"/>
                    </a:xfrm>
                    <a:prstGeom prst="rect">
                      <a:avLst/>
                    </a:prstGeom>
                  </pic:spPr>
                </pic:pic>
              </a:graphicData>
            </a:graphic>
          </wp:inline>
        </w:drawing>
      </w:r>
    </w:p>
    <w:bookmarkStart w:id="110" w:name="_Ref417033332"/>
    <w:p w14:paraId="6F8791D6" w14:textId="6AC97604" w:rsidR="008B1DD2" w:rsidRDefault="00204AB3"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9</w:t>
      </w:r>
      <w:r>
        <w:fldChar w:fldCharType="end"/>
      </w:r>
      <w:r w:rsidR="00631CBE">
        <w:t xml:space="preserve"> ábra</w:t>
      </w:r>
      <w:bookmarkEnd w:id="110"/>
      <w:r w:rsidR="00631CBE">
        <w:t xml:space="preserve"> Rögzített szobafoglalási panel</w:t>
      </w:r>
    </w:p>
    <w:p w14:paraId="56F2E20D" w14:textId="6669F784" w:rsidR="00631CBE" w:rsidRPr="00631CBE" w:rsidRDefault="00631CBE" w:rsidP="00631CBE">
      <w:pPr>
        <w:pStyle w:val="ThesisSzveg"/>
        <w:ind w:left="1" w:firstLine="719"/>
      </w:pPr>
      <w:r>
        <w:t xml:space="preserve">Amennyiben a szálláskeresőnek már van a kosarában szobafoglalás, akkor a dátumok már nem módosíthatók. A dátumválasztók ekkor azt a dátumot mutatják, amely a korábbi foglaláskor kiválasztásra került és letiltott állapotban vannak. A </w:t>
      </w:r>
      <w:r>
        <w:lastRenderedPageBreak/>
        <w:t xml:space="preserve">Foglalás gombbal a szoba jelzett időszakban foglalható. Egy ilyen, kitöltött panel mutat be a </w:t>
      </w:r>
      <w:r>
        <w:fldChar w:fldCharType="begin"/>
      </w:r>
      <w:r>
        <w:instrText xml:space="preserve"> REF _Ref417033332 \h </w:instrText>
      </w:r>
      <w:r>
        <w:fldChar w:fldCharType="separate"/>
      </w:r>
      <w:r>
        <w:rPr>
          <w:noProof/>
        </w:rPr>
        <w:t>8</w:t>
      </w:r>
      <w:r>
        <w:t>.</w:t>
      </w:r>
      <w:r>
        <w:rPr>
          <w:noProof/>
        </w:rPr>
        <w:t>9</w:t>
      </w:r>
      <w:r>
        <w:t xml:space="preserve"> ábra</w:t>
      </w:r>
      <w:r>
        <w:fldChar w:fldCharType="end"/>
      </w:r>
      <w:r>
        <w:t>.</w:t>
      </w:r>
    </w:p>
    <w:p w14:paraId="759B1D48" w14:textId="77777777" w:rsidR="00965E6C" w:rsidRDefault="00965E6C" w:rsidP="00965E6C">
      <w:pPr>
        <w:pStyle w:val="Cmsor2"/>
        <w:rPr>
          <w:szCs w:val="24"/>
        </w:rPr>
      </w:pPr>
      <w:bookmarkStart w:id="111" w:name="_Toc417059571"/>
      <w:r w:rsidRPr="00964772">
        <w:rPr>
          <w:szCs w:val="24"/>
        </w:rPr>
        <w:t>Szálláshelyek</w:t>
      </w:r>
      <w:bookmarkEnd w:id="111"/>
    </w:p>
    <w:p w14:paraId="52F65952" w14:textId="47678549" w:rsidR="00530FAE" w:rsidRDefault="00E0343D" w:rsidP="00535021">
      <w:pPr>
        <w:pStyle w:val="ThesisSzvegElsBekezds"/>
      </w:pPr>
      <w:r>
        <w:t>A látogatók és szálláskeresők a szobákon kívül a rendszerben található szálláshelyeket is böngészhetik. A szálláshelyek a szobákhoz hasonlóan, kártyás megjelenítést kaptak és hasonló listába vannak szervezve. A szálláshelyek listáját mutatja be az alábbi ábra.</w:t>
      </w:r>
    </w:p>
    <w:p w14:paraId="5A0CE716" w14:textId="77777777" w:rsidR="00204AB3" w:rsidRDefault="00204AB3" w:rsidP="00535021">
      <w:pPr>
        <w:pStyle w:val="ThesisSzvegElsBekezds"/>
      </w:pPr>
      <w:r>
        <w:rPr>
          <w:noProof/>
          <w:lang w:val="en-US"/>
        </w:rPr>
        <w:drawing>
          <wp:inline distT="0" distB="0" distL="0" distR="0" wp14:anchorId="263B06CA" wp14:editId="3B669FBA">
            <wp:extent cx="5040630" cy="2696845"/>
            <wp:effectExtent l="0" t="0" r="7620" b="825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mmodations.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2696845"/>
                    </a:xfrm>
                    <a:prstGeom prst="rect">
                      <a:avLst/>
                    </a:prstGeom>
                  </pic:spPr>
                </pic:pic>
              </a:graphicData>
            </a:graphic>
          </wp:inline>
        </w:drawing>
      </w:r>
    </w:p>
    <w:p w14:paraId="6563F980" w14:textId="6D02380E" w:rsidR="00E0343D" w:rsidRDefault="00204AB3" w:rsidP="00204AB3">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10</w:t>
      </w:r>
      <w:r>
        <w:fldChar w:fldCharType="end"/>
      </w:r>
      <w:r>
        <w:t xml:space="preserve"> ábra Szálláshelyek listája</w:t>
      </w:r>
    </w:p>
    <w:p w14:paraId="547640AF" w14:textId="6135E329" w:rsidR="00204AB3" w:rsidRDefault="00204AB3" w:rsidP="00204AB3">
      <w:pPr>
        <w:pStyle w:val="ThesisSzveg"/>
      </w:pPr>
      <w:r>
        <w:t>Az egyes kártyákon a megjelenik a szálláshelyről készült bemutató kép és a szállás neve. A kép és a név egyben link, amely a szálláshelyet részletesen bemutató oldalra mutat. A szálláshely neve alatt a város olvasható, a jobb oldalon pedig egy sárga hátterű címkén jelenik meg az átlagos értékelése.</w:t>
      </w:r>
    </w:p>
    <w:p w14:paraId="03CC5994" w14:textId="6958783E" w:rsidR="00E664F9" w:rsidRDefault="00E664F9" w:rsidP="00204AB3">
      <w:pPr>
        <w:pStyle w:val="ThesisSzveg"/>
      </w:pPr>
      <w:r>
        <w:t>A szálláshelyet részletesen bemutató oldal, az egységesség jegyében szintén követi a szobát részletező oldal megjelenését.</w:t>
      </w:r>
      <w:r w:rsidR="003D5328">
        <w:t xml:space="preserve"> Tartalma három fő szekcióra osztható. Az első harmadban a szálláshely neve olvasható, mellette a kategóriájának megfelelő számú csillag. A név alatt sárga címke jelzi a szálláshely átlagos értékelését, míg a zöld címkék a szolgáltatásokat jelentik. Ezután a szálláshelyet röviden bemutató szöveg következik. A bemutató szöveg alatt a pontos cím és autós navigációhoz a GPS koordináták jelennek meg. A könnyebb érthetőség kedvéért a szálláshely címe térképen is megjelenítésre került.</w:t>
      </w:r>
    </w:p>
    <w:p w14:paraId="6246719A" w14:textId="538B3327" w:rsidR="00E664F9" w:rsidRDefault="003D5328" w:rsidP="00535021">
      <w:pPr>
        <w:pStyle w:val="ThesisSzvegElsBekezds"/>
      </w:pPr>
      <w:r>
        <w:rPr>
          <w:noProof/>
          <w:lang w:val="en-US"/>
        </w:rPr>
        <w:lastRenderedPageBreak/>
        <w:drawing>
          <wp:inline distT="0" distB="0" distL="0" distR="0" wp14:anchorId="1E363975" wp14:editId="148DB38C">
            <wp:extent cx="5040630" cy="4904105"/>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mmoda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4904105"/>
                    </a:xfrm>
                    <a:prstGeom prst="rect">
                      <a:avLst/>
                    </a:prstGeom>
                  </pic:spPr>
                </pic:pic>
              </a:graphicData>
            </a:graphic>
          </wp:inline>
        </w:drawing>
      </w:r>
    </w:p>
    <w:p w14:paraId="35FBD06E" w14:textId="32009CA3" w:rsidR="003D5328" w:rsidRPr="003D5328" w:rsidRDefault="003D5328" w:rsidP="003D5328">
      <w:pPr>
        <w:pStyle w:val="ThesisSzveg"/>
      </w:pPr>
      <w:r>
        <w:t>A második szekcióban a szálláshely szobatípusai tekinthetők meg. Az itt található szobák kártyás megjelenése megegyezik a szobák listáján látottakéval. Az oldal utolsó harmadában a szálláshely</w:t>
      </w:r>
      <w:r w:rsidR="002C23B8">
        <w:t>ről megfogalmazott vélemények</w:t>
      </w:r>
      <w:r>
        <w:t xml:space="preserve"> kerül</w:t>
      </w:r>
      <w:r w:rsidR="002C23B8">
        <w:t>tek felsorolásra. Egy vélemény egy kártyán jelenik meg, amelyen szerepel a véleményt tevő neve, a véleményezés ideje, a szöveges értékelés és a megítélt pontszám csillagok formájában.</w:t>
      </w:r>
    </w:p>
    <w:p w14:paraId="4FCD7721" w14:textId="77777777" w:rsidR="00965E6C" w:rsidRDefault="00965E6C" w:rsidP="00965E6C">
      <w:pPr>
        <w:pStyle w:val="Cmsor2"/>
        <w:rPr>
          <w:szCs w:val="24"/>
        </w:rPr>
      </w:pPr>
      <w:bookmarkStart w:id="112" w:name="_Toc417059572"/>
      <w:r w:rsidRPr="00964772">
        <w:rPr>
          <w:szCs w:val="24"/>
        </w:rPr>
        <w:t>Intelligens keresés</w:t>
      </w:r>
      <w:bookmarkEnd w:id="112"/>
    </w:p>
    <w:p w14:paraId="18600CC0" w14:textId="77777777" w:rsidR="00530FAE" w:rsidRPr="00530FAE" w:rsidRDefault="00530FAE" w:rsidP="00535021">
      <w:pPr>
        <w:pStyle w:val="ThesisSzvegElsBekezds"/>
      </w:pPr>
    </w:p>
    <w:p w14:paraId="37D5DA79" w14:textId="76820002" w:rsidR="00965E6C" w:rsidRDefault="00965E6C" w:rsidP="00965E6C">
      <w:pPr>
        <w:pStyle w:val="Cmsor2"/>
        <w:rPr>
          <w:szCs w:val="24"/>
        </w:rPr>
      </w:pPr>
      <w:bookmarkStart w:id="113" w:name="_Toc417059573"/>
      <w:r w:rsidRPr="00964772">
        <w:rPr>
          <w:szCs w:val="24"/>
        </w:rPr>
        <w:t>Kosár</w:t>
      </w:r>
      <w:bookmarkEnd w:id="113"/>
    </w:p>
    <w:p w14:paraId="0EC8A252" w14:textId="77777777" w:rsidR="00B617AA" w:rsidRDefault="00B617AA" w:rsidP="00535021">
      <w:pPr>
        <w:pStyle w:val="ThesisSzvegElsBekezds"/>
      </w:pPr>
    </w:p>
    <w:p w14:paraId="4207E7AD" w14:textId="6C6BC024" w:rsidR="00B617AA" w:rsidRPr="00B617AA" w:rsidRDefault="00B617AA" w:rsidP="00B617AA">
      <w:pPr>
        <w:pStyle w:val="Cmsor2"/>
        <w:rPr>
          <w:szCs w:val="24"/>
        </w:rPr>
      </w:pPr>
      <w:bookmarkStart w:id="114" w:name="_Toc417059574"/>
      <w:r w:rsidRPr="00964772">
        <w:rPr>
          <w:szCs w:val="24"/>
        </w:rPr>
        <w:lastRenderedPageBreak/>
        <w:t>Foglalások</w:t>
      </w:r>
      <w:bookmarkEnd w:id="114"/>
    </w:p>
    <w:p w14:paraId="222B1AB1" w14:textId="77777777" w:rsidR="00530FAE" w:rsidRPr="00530FAE" w:rsidRDefault="00530FAE" w:rsidP="00535021">
      <w:pPr>
        <w:pStyle w:val="ThesisSzvegElsBekezds"/>
      </w:pPr>
    </w:p>
    <w:p w14:paraId="6AABBDC2" w14:textId="77777777" w:rsidR="00965E6C" w:rsidRDefault="00965E6C" w:rsidP="00965E6C">
      <w:pPr>
        <w:pStyle w:val="Cmsor2"/>
        <w:rPr>
          <w:szCs w:val="24"/>
        </w:rPr>
      </w:pPr>
      <w:bookmarkStart w:id="115" w:name="_Toc417059575"/>
      <w:r w:rsidRPr="00964772">
        <w:rPr>
          <w:szCs w:val="24"/>
        </w:rPr>
        <w:t>Adminisztrációs felületek</w:t>
      </w:r>
      <w:bookmarkEnd w:id="115"/>
    </w:p>
    <w:p w14:paraId="599BA3ED" w14:textId="77777777" w:rsidR="000726F6" w:rsidRDefault="000726F6" w:rsidP="00535021">
      <w:pPr>
        <w:pStyle w:val="ThesisSzvegElsBekezds"/>
        <w:sectPr w:rsidR="000726F6" w:rsidSect="00FD5FB2">
          <w:headerReference w:type="default" r:id="rId51"/>
          <w:pgSz w:w="11907" w:h="16839" w:code="9"/>
          <w:pgMar w:top="1701" w:right="1701" w:bottom="1701" w:left="0" w:header="709" w:footer="709" w:gutter="2268"/>
          <w:cols w:space="708"/>
          <w:docGrid w:linePitch="360"/>
        </w:sectPr>
      </w:pPr>
    </w:p>
    <w:p w14:paraId="42EC9CE1" w14:textId="77777777" w:rsidR="00E40DAB" w:rsidRDefault="00E40DAB" w:rsidP="000C21EE">
      <w:pPr>
        <w:pStyle w:val="Cmsor1"/>
      </w:pPr>
      <w:bookmarkStart w:id="116" w:name="_Toc417059576"/>
      <w:r w:rsidRPr="00964772">
        <w:lastRenderedPageBreak/>
        <w:t>Tesztelés</w:t>
      </w:r>
      <w:bookmarkEnd w:id="116"/>
    </w:p>
    <w:p w14:paraId="0A4B3F28" w14:textId="77777777" w:rsidR="00530FAE" w:rsidRPr="00530FAE" w:rsidRDefault="00530FAE" w:rsidP="00535021">
      <w:pPr>
        <w:pStyle w:val="ThesisSzvegElsBekezds"/>
      </w:pPr>
    </w:p>
    <w:p w14:paraId="03C285BA" w14:textId="77777777" w:rsidR="00E40DAB" w:rsidRDefault="00E40DAB" w:rsidP="00E40DAB">
      <w:pPr>
        <w:pStyle w:val="Cmsor2"/>
        <w:rPr>
          <w:szCs w:val="24"/>
        </w:rPr>
      </w:pPr>
      <w:bookmarkStart w:id="117" w:name="_Toc417059577"/>
      <w:r w:rsidRPr="00964772">
        <w:rPr>
          <w:szCs w:val="24"/>
        </w:rPr>
        <w:t>Tesztelési környezet</w:t>
      </w:r>
      <w:bookmarkEnd w:id="117"/>
    </w:p>
    <w:p w14:paraId="5890D9C8" w14:textId="77777777" w:rsidR="00530FAE" w:rsidRPr="00530FAE" w:rsidRDefault="00530FAE" w:rsidP="00535021">
      <w:pPr>
        <w:pStyle w:val="ThesisSzvegElsBekezds"/>
      </w:pPr>
    </w:p>
    <w:p w14:paraId="47FFA3C0" w14:textId="77777777" w:rsidR="00E40DAB" w:rsidRDefault="00E40DAB" w:rsidP="00E40DAB">
      <w:pPr>
        <w:pStyle w:val="Cmsor2"/>
        <w:rPr>
          <w:szCs w:val="24"/>
        </w:rPr>
      </w:pPr>
      <w:bookmarkStart w:id="118" w:name="_Toc417059578"/>
      <w:r w:rsidRPr="00964772">
        <w:rPr>
          <w:szCs w:val="24"/>
        </w:rPr>
        <w:t>Teszt adatok</w:t>
      </w:r>
      <w:bookmarkEnd w:id="118"/>
    </w:p>
    <w:p w14:paraId="3539CB47" w14:textId="77777777" w:rsidR="00530FAE" w:rsidRPr="00530FAE" w:rsidRDefault="00530FAE" w:rsidP="00535021">
      <w:pPr>
        <w:pStyle w:val="ThesisSzvegElsBekezds"/>
      </w:pPr>
    </w:p>
    <w:p w14:paraId="0538240F" w14:textId="77777777" w:rsidR="00E40DAB" w:rsidRDefault="00E40DAB" w:rsidP="00E40DAB">
      <w:pPr>
        <w:pStyle w:val="Cmsor2"/>
        <w:rPr>
          <w:szCs w:val="24"/>
        </w:rPr>
      </w:pPr>
      <w:bookmarkStart w:id="119" w:name="_Toc417059579"/>
      <w:r w:rsidRPr="00964772">
        <w:rPr>
          <w:szCs w:val="24"/>
        </w:rPr>
        <w:t>Teszt eredmények</w:t>
      </w:r>
      <w:bookmarkEnd w:id="119"/>
    </w:p>
    <w:p w14:paraId="55CC0EF1" w14:textId="77777777" w:rsidR="000726F6" w:rsidRDefault="000726F6" w:rsidP="00535021">
      <w:pPr>
        <w:pStyle w:val="ThesisSzvegElsBekezds"/>
      </w:pPr>
    </w:p>
    <w:p w14:paraId="106615EF" w14:textId="77777777" w:rsidR="00A163AF" w:rsidRPr="00A163AF" w:rsidRDefault="00A163AF" w:rsidP="00A163AF">
      <w:pPr>
        <w:pStyle w:val="ThesisSzveg"/>
        <w:sectPr w:rsidR="00A163AF" w:rsidRPr="00A163AF" w:rsidSect="00FD5FB2">
          <w:headerReference w:type="default" r:id="rId52"/>
          <w:pgSz w:w="11907" w:h="16839" w:code="9"/>
          <w:pgMar w:top="1701" w:right="1701" w:bottom="1701" w:left="0" w:header="709" w:footer="709" w:gutter="2268"/>
          <w:cols w:space="708"/>
          <w:docGrid w:linePitch="360"/>
        </w:sectPr>
      </w:pPr>
    </w:p>
    <w:p w14:paraId="37643842" w14:textId="77777777" w:rsidR="00E40DAB" w:rsidRPr="00964772" w:rsidRDefault="00E40DAB" w:rsidP="000C21EE">
      <w:pPr>
        <w:pStyle w:val="Cmsor1"/>
      </w:pPr>
      <w:bookmarkStart w:id="120" w:name="_Toc417059580"/>
      <w:r w:rsidRPr="00964772">
        <w:lastRenderedPageBreak/>
        <w:t>Összefoglalás</w:t>
      </w:r>
      <w:bookmarkEnd w:id="120"/>
    </w:p>
    <w:p w14:paraId="1ACF0BED" w14:textId="77777777" w:rsidR="00506171" w:rsidRDefault="00506171" w:rsidP="00F03841">
      <w:pPr>
        <w:pStyle w:val="ThesisSzveg"/>
        <w:rPr>
          <w:szCs w:val="24"/>
        </w:rPr>
      </w:pPr>
    </w:p>
    <w:p w14:paraId="140955AC" w14:textId="77777777" w:rsidR="00506171" w:rsidRDefault="00506171" w:rsidP="00F03841">
      <w:pPr>
        <w:pStyle w:val="ThesisSzveg"/>
        <w:rPr>
          <w:szCs w:val="24"/>
        </w:rPr>
      </w:pPr>
    </w:p>
    <w:p w14:paraId="45286167" w14:textId="77777777" w:rsidR="00506171" w:rsidRDefault="00506171" w:rsidP="00F03841">
      <w:pPr>
        <w:pStyle w:val="ThesisSzveg"/>
        <w:rPr>
          <w:szCs w:val="24"/>
        </w:rPr>
        <w:sectPr w:rsidR="00506171" w:rsidSect="00FD5FB2">
          <w:headerReference w:type="default" r:id="rId53"/>
          <w:pgSz w:w="11907" w:h="16839" w:code="9"/>
          <w:pgMar w:top="1701" w:right="1701" w:bottom="1701" w:left="0" w:header="709" w:footer="709" w:gutter="2268"/>
          <w:cols w:space="708"/>
          <w:docGrid w:linePitch="360"/>
        </w:sectPr>
      </w:pPr>
    </w:p>
    <w:p w14:paraId="392D95EB" w14:textId="77777777" w:rsidR="00F03841" w:rsidRDefault="00AA7E3A" w:rsidP="00AA7E3A">
      <w:pPr>
        <w:pStyle w:val="ThesisHX"/>
        <w:rPr>
          <w:szCs w:val="24"/>
        </w:rPr>
      </w:pPr>
      <w:bookmarkStart w:id="121" w:name="_Toc417059581"/>
      <w:r w:rsidRPr="00964772">
        <w:rPr>
          <w:szCs w:val="24"/>
        </w:rPr>
        <w:lastRenderedPageBreak/>
        <w:t>Irodalomjegyzék</w:t>
      </w:r>
      <w:bookmarkEnd w:id="121"/>
    </w:p>
    <w:p w14:paraId="5C7C3F1A" w14:textId="0F7521FB" w:rsidR="00535021" w:rsidRPr="00535021" w:rsidRDefault="00582DD1" w:rsidP="00A571DC">
      <w:pPr>
        <w:pStyle w:val="ThesisSzvegElsBekezds"/>
        <w:numPr>
          <w:ilvl w:val="0"/>
          <w:numId w:val="22"/>
        </w:numPr>
        <w:ind w:left="851" w:hanging="491"/>
      </w:pPr>
      <w:r>
        <w:t xml:space="preserve">BERTÓK, B., KOVÁCS, Z. (2011). Gyártórendszerek modellezése: </w:t>
      </w:r>
      <w:r w:rsidRPr="00582DD1">
        <w:rPr>
          <w:i/>
        </w:rPr>
        <w:t>Lineáris programozás</w:t>
      </w:r>
      <w:r>
        <w:t>.</w:t>
      </w:r>
      <w:r w:rsidRPr="00582DD1">
        <w:t xml:space="preserve"> </w:t>
      </w:r>
      <w:r>
        <w:t>Typotex, Veszprém</w:t>
      </w:r>
    </w:p>
    <w:p w14:paraId="336F132C" w14:textId="0AA529E4" w:rsidR="00535021" w:rsidRDefault="00535021" w:rsidP="00A571DC">
      <w:pPr>
        <w:pStyle w:val="ThesisSzvegElsBekezds"/>
        <w:numPr>
          <w:ilvl w:val="0"/>
          <w:numId w:val="22"/>
        </w:numPr>
        <w:ind w:left="851" w:hanging="491"/>
        <w:rPr>
          <w:i/>
        </w:rPr>
      </w:pPr>
      <w:r w:rsidRPr="00535021">
        <w:t>http://en.wikipedia.org/wiki/Mathematical_optimization</w:t>
      </w:r>
      <w:r>
        <w:t xml:space="preserve"> (letöltés dátuma 2015. április 17.) </w:t>
      </w:r>
      <w:r w:rsidRPr="00535021">
        <w:rPr>
          <w:i/>
        </w:rPr>
        <w:t>Optimization problems</w:t>
      </w:r>
    </w:p>
    <w:p w14:paraId="0E6F7D82" w14:textId="51339F33" w:rsidR="00535021" w:rsidRPr="00535021" w:rsidRDefault="00535021" w:rsidP="00A571DC">
      <w:pPr>
        <w:pStyle w:val="ThesisSzveg"/>
        <w:numPr>
          <w:ilvl w:val="0"/>
          <w:numId w:val="22"/>
        </w:numPr>
        <w:ind w:left="851" w:hanging="491"/>
      </w:pPr>
      <w:r w:rsidRPr="00535021">
        <w:t>http://www.mitrikitti.fi/opthist.html</w:t>
      </w:r>
      <w:r w:rsidR="004B627C">
        <w:t xml:space="preserve"> MITRI K.</w:t>
      </w:r>
      <w:r>
        <w:t xml:space="preserve"> (letöltés dátuma 2015. április 16.) </w:t>
      </w:r>
      <w:r>
        <w:rPr>
          <w:i/>
        </w:rPr>
        <w:t>History of Optimization</w:t>
      </w:r>
    </w:p>
    <w:p w14:paraId="67597AA2" w14:textId="57858FAD" w:rsidR="00535021" w:rsidRPr="00535021" w:rsidRDefault="00535021" w:rsidP="00A571DC">
      <w:pPr>
        <w:pStyle w:val="ThesisSzveg"/>
        <w:numPr>
          <w:ilvl w:val="0"/>
          <w:numId w:val="22"/>
        </w:numPr>
        <w:ind w:left="851" w:hanging="491"/>
      </w:pPr>
      <w:r w:rsidRPr="00535021">
        <w:t>http://en.wikipedia.org/wiki/Linear_programming</w:t>
      </w:r>
      <w:r>
        <w:t xml:space="preserve"> (letöltés dátuma 2015. április 16.) </w:t>
      </w:r>
      <w:r>
        <w:rPr>
          <w:i/>
        </w:rPr>
        <w:t>Linear programming</w:t>
      </w:r>
    </w:p>
    <w:p w14:paraId="7C551585" w14:textId="15E23500" w:rsidR="00535021" w:rsidRPr="00535021" w:rsidRDefault="00535021" w:rsidP="00A571DC">
      <w:pPr>
        <w:pStyle w:val="ThesisSzveg"/>
        <w:numPr>
          <w:ilvl w:val="0"/>
          <w:numId w:val="22"/>
        </w:numPr>
        <w:ind w:left="851" w:hanging="491"/>
      </w:pPr>
      <w:r w:rsidRPr="00535021">
        <w:t>http://en.wikipedia.org/wiki/Nonlinear_programming</w:t>
      </w:r>
      <w:r>
        <w:t xml:space="preserve"> (letöltés dátuma 2015. április 16.) </w:t>
      </w:r>
      <w:r>
        <w:rPr>
          <w:i/>
        </w:rPr>
        <w:t>Nonlinear programming</w:t>
      </w:r>
    </w:p>
    <w:p w14:paraId="470F8D5B" w14:textId="2217FDEB" w:rsidR="00535021" w:rsidRDefault="004B627C" w:rsidP="00A571DC">
      <w:pPr>
        <w:pStyle w:val="ThesisSzveg"/>
        <w:numPr>
          <w:ilvl w:val="0"/>
          <w:numId w:val="22"/>
        </w:numPr>
        <w:ind w:left="851" w:hanging="491"/>
      </w:pPr>
      <w:r w:rsidRPr="004B627C">
        <w:t>http://www.postgresql.org/about/</w:t>
      </w:r>
      <w:r>
        <w:t xml:space="preserve"> </w:t>
      </w:r>
      <w:r>
        <w:t>(letöltés dátuma 2015. április 16.)</w:t>
      </w:r>
      <w:r>
        <w:t xml:space="preserve"> </w:t>
      </w:r>
      <w:r>
        <w:rPr>
          <w:i/>
        </w:rPr>
        <w:t>About</w:t>
      </w:r>
    </w:p>
    <w:p w14:paraId="26D2B723" w14:textId="5DE8DCBC" w:rsidR="004B627C" w:rsidRDefault="004B627C" w:rsidP="00A571DC">
      <w:pPr>
        <w:pStyle w:val="ThesisSzveg"/>
        <w:numPr>
          <w:ilvl w:val="0"/>
          <w:numId w:val="22"/>
        </w:numPr>
        <w:ind w:left="851" w:hanging="491"/>
      </w:pPr>
      <w:r w:rsidRPr="004B627C">
        <w:t>http://ampl.com/products/ampl/</w:t>
      </w:r>
      <w:r>
        <w:t xml:space="preserve"> </w:t>
      </w:r>
      <w:r>
        <w:t>(letöltés dátuma 2015. április 16.)</w:t>
      </w:r>
      <w:r>
        <w:t xml:space="preserve"> </w:t>
      </w:r>
      <w:r>
        <w:rPr>
          <w:i/>
        </w:rPr>
        <w:t>AMPL</w:t>
      </w:r>
    </w:p>
    <w:p w14:paraId="49690F35" w14:textId="73FECA48" w:rsidR="004B627C" w:rsidRDefault="004B627C" w:rsidP="00A571DC">
      <w:pPr>
        <w:pStyle w:val="ThesisSzveg"/>
        <w:numPr>
          <w:ilvl w:val="0"/>
          <w:numId w:val="22"/>
        </w:numPr>
        <w:ind w:left="851" w:hanging="491"/>
      </w:pPr>
      <w:r w:rsidRPr="004B627C">
        <w:t>http://ampl.com/products/solvers/open-source/</w:t>
      </w:r>
      <w:r>
        <w:t xml:space="preserve"> </w:t>
      </w:r>
      <w:r>
        <w:t>(letöltés dátuma 2015. április 16.)</w:t>
      </w:r>
      <w:r>
        <w:t xml:space="preserve"> </w:t>
      </w:r>
      <w:r>
        <w:rPr>
          <w:i/>
        </w:rPr>
        <w:t>Nonlinear solvers</w:t>
      </w:r>
    </w:p>
    <w:p w14:paraId="10A31CB4" w14:textId="1EA9CFAE" w:rsidR="004B627C" w:rsidRDefault="004B627C" w:rsidP="00A571DC">
      <w:pPr>
        <w:pStyle w:val="ThesisSzveg"/>
        <w:numPr>
          <w:ilvl w:val="0"/>
          <w:numId w:val="22"/>
        </w:numPr>
        <w:ind w:left="851" w:hanging="491"/>
      </w:pPr>
      <w:r w:rsidRPr="004B627C">
        <w:t>http://www.uzletresz.hu/vallalkozas/20120206-budapesti-iroda-nyitasat-tervezi-a-bookingcom.html</w:t>
      </w:r>
      <w:r>
        <w:t xml:space="preserve"> [ORIGO] </w:t>
      </w:r>
      <w:r>
        <w:t>(letöltés dátuma 2015. április 16.)</w:t>
      </w:r>
      <w:r>
        <w:t xml:space="preserve"> </w:t>
      </w:r>
      <w:r>
        <w:rPr>
          <w:i/>
        </w:rPr>
        <w:t>Budapesti irodát nyit a Booking.com</w:t>
      </w:r>
    </w:p>
    <w:p w14:paraId="4CC95083" w14:textId="7A10F3D7" w:rsidR="00A571DC" w:rsidRDefault="00A571DC" w:rsidP="00A571DC">
      <w:pPr>
        <w:pStyle w:val="ThesisSzveg"/>
        <w:numPr>
          <w:ilvl w:val="0"/>
          <w:numId w:val="22"/>
        </w:numPr>
        <w:ind w:left="851" w:hanging="491"/>
      </w:pPr>
      <w:r w:rsidRPr="00A571DC">
        <w:t>http://hu.wikipedia.org/wiki/Szallas.hu</w:t>
      </w:r>
      <w:r>
        <w:t xml:space="preserve"> </w:t>
      </w:r>
      <w:r>
        <w:t>(letöltés dátuma 2015. április 16.)</w:t>
      </w:r>
      <w:r>
        <w:t xml:space="preserve"> </w:t>
      </w:r>
      <w:r>
        <w:rPr>
          <w:i/>
        </w:rPr>
        <w:t>Szallas.hu</w:t>
      </w:r>
    </w:p>
    <w:p w14:paraId="473F40EC" w14:textId="1084FAEA" w:rsidR="00535021" w:rsidRDefault="00A571DC" w:rsidP="00A571DC">
      <w:pPr>
        <w:pStyle w:val="ThesisSzveg"/>
        <w:numPr>
          <w:ilvl w:val="0"/>
          <w:numId w:val="22"/>
        </w:numPr>
        <w:ind w:left="851" w:hanging="491"/>
      </w:pPr>
      <w:r w:rsidRPr="00A571DC">
        <w:t>https://gorails.com/setup/ubuntu/14.04</w:t>
      </w:r>
      <w:r>
        <w:t xml:space="preserve"> </w:t>
      </w:r>
      <w:r>
        <w:t>(letöltés dátuma 2015. április 16.)</w:t>
      </w:r>
      <w:r>
        <w:t xml:space="preserve"> </w:t>
      </w:r>
      <w:r w:rsidRPr="00A571DC">
        <w:rPr>
          <w:i/>
        </w:rPr>
        <w:t>Setup Ruby On Rails on</w:t>
      </w:r>
      <w:r w:rsidRPr="00A571DC">
        <w:rPr>
          <w:i/>
        </w:rPr>
        <w:t xml:space="preserve"> </w:t>
      </w:r>
      <w:r w:rsidRPr="00A571DC">
        <w:rPr>
          <w:i/>
        </w:rPr>
        <w:t>Ubuntu 14.04 Trusty Tahr</w:t>
      </w:r>
    </w:p>
    <w:p w14:paraId="589A9D73" w14:textId="1519DED1" w:rsidR="00A571DC" w:rsidRDefault="000A1E2E" w:rsidP="000A1E2E">
      <w:pPr>
        <w:pStyle w:val="ThesisSzveg"/>
        <w:numPr>
          <w:ilvl w:val="0"/>
          <w:numId w:val="22"/>
        </w:numPr>
        <w:ind w:left="851" w:hanging="491"/>
      </w:pPr>
      <w:r w:rsidRPr="000A1E2E">
        <w:t>http://guides.rubyonrails.org/association_basics.html</w:t>
      </w:r>
      <w:r>
        <w:t xml:space="preserve"> </w:t>
      </w:r>
      <w:r>
        <w:t>(letöltés dátuma 2015. április 16.)</w:t>
      </w:r>
      <w:r>
        <w:t xml:space="preserve"> </w:t>
      </w:r>
      <w:r w:rsidRPr="000A1E2E">
        <w:rPr>
          <w:i/>
        </w:rPr>
        <w:t>Active Record Associations</w:t>
      </w:r>
    </w:p>
    <w:p w14:paraId="1AA75727" w14:textId="2E58F92B" w:rsidR="005045DB" w:rsidRDefault="005045DB" w:rsidP="00447B56">
      <w:pPr>
        <w:pStyle w:val="ThesisSzveg"/>
        <w:numPr>
          <w:ilvl w:val="0"/>
          <w:numId w:val="22"/>
        </w:numPr>
        <w:ind w:left="851" w:hanging="491"/>
      </w:pPr>
      <w:r w:rsidRPr="005045DB">
        <w:t>http://en.wikipedia.org/wiki/Ruby_on_Rails#History</w:t>
      </w:r>
      <w:r>
        <w:t xml:space="preserve"> </w:t>
      </w:r>
      <w:r w:rsidR="00447B56">
        <w:t xml:space="preserve">(letöltés dátuma 2015. április 16.) </w:t>
      </w:r>
      <w:r>
        <w:rPr>
          <w:i/>
        </w:rPr>
        <w:t>Ruby on Rails</w:t>
      </w:r>
    </w:p>
    <w:p w14:paraId="539D2895" w14:textId="26CB595F" w:rsidR="005045DB" w:rsidRDefault="005045DB" w:rsidP="00447B56">
      <w:pPr>
        <w:pStyle w:val="ThesisSzveg"/>
        <w:numPr>
          <w:ilvl w:val="0"/>
          <w:numId w:val="22"/>
        </w:numPr>
        <w:ind w:left="851" w:hanging="491"/>
      </w:pPr>
      <w:r w:rsidRPr="005045DB">
        <w:lastRenderedPageBreak/>
        <w:t>http://railsapps.github.io/what-is-ruby-rails.html</w:t>
      </w:r>
      <w:r>
        <w:t xml:space="preserve"> </w:t>
      </w:r>
      <w:r w:rsidR="00447B56">
        <w:t xml:space="preserve">(letöltés dátuma 2015. </w:t>
      </w:r>
      <w:bookmarkStart w:id="122" w:name="_GoBack"/>
      <w:bookmarkEnd w:id="122"/>
      <w:r w:rsidR="00447B56">
        <w:t>április 16.)</w:t>
      </w:r>
      <w:r>
        <w:t xml:space="preserve"> </w:t>
      </w:r>
      <w:r>
        <w:rPr>
          <w:i/>
        </w:rPr>
        <w:t>What is Ruby on Rails?</w:t>
      </w:r>
    </w:p>
    <w:p w14:paraId="3C8DFF48" w14:textId="28B90D5C" w:rsidR="005045DB" w:rsidRPr="00535021" w:rsidRDefault="00447B56" w:rsidP="00447B56">
      <w:pPr>
        <w:pStyle w:val="ThesisSzveg"/>
        <w:numPr>
          <w:ilvl w:val="0"/>
          <w:numId w:val="22"/>
        </w:numPr>
        <w:ind w:left="851" w:hanging="491"/>
      </w:pPr>
      <w:r w:rsidRPr="00447B56">
        <w:t>http://www.google.com/trends/explore#q=ruby%20on%20rails%2C%20laravel%2C%20nodejs%2C%20jsf%2C%20angularjs&amp;cmpt=q&amp;tz=</w:t>
      </w:r>
      <w:r>
        <w:t xml:space="preserve">  Google</w:t>
      </w:r>
      <w:r w:rsidRPr="00447B56">
        <w:t xml:space="preserve"> Trends</w:t>
      </w:r>
      <w:r>
        <w:t xml:space="preserve">: </w:t>
      </w:r>
      <w:r>
        <w:rPr>
          <w:i/>
        </w:rPr>
        <w:t>Összehasonlítás: ruby on rails, laravel, nodejs, jsf, angularjs</w:t>
      </w:r>
    </w:p>
    <w:p w14:paraId="3E9738B1" w14:textId="77777777" w:rsidR="00A571DC" w:rsidRDefault="00A571DC" w:rsidP="00535021">
      <w:pPr>
        <w:pStyle w:val="ThesisSzvegElsBekezds"/>
      </w:pPr>
    </w:p>
    <w:p w14:paraId="24DD289F" w14:textId="77777777" w:rsidR="00AA7E3A" w:rsidRPr="00964772" w:rsidRDefault="00AA7E3A" w:rsidP="00535021">
      <w:pPr>
        <w:pStyle w:val="ThesisSzvegElsBekezds"/>
      </w:pPr>
      <w:r w:rsidRPr="00964772">
        <w:t xml:space="preserve">Folyóirat cikk: </w:t>
      </w:r>
    </w:p>
    <w:p w14:paraId="536C23D8" w14:textId="77777777" w:rsidR="00AA7E3A" w:rsidRPr="00964772" w:rsidRDefault="00AA7E3A" w:rsidP="00535021">
      <w:pPr>
        <w:pStyle w:val="ThesisSzvegElsBekezds"/>
      </w:pPr>
      <w:r w:rsidRPr="00964772">
        <w:t xml:space="preserve">NASH, L., SMIDTH, G. (1999). The Alpha-Clustering. </w:t>
      </w:r>
      <w:r w:rsidRPr="00964772">
        <w:rPr>
          <w:i/>
          <w:iCs/>
        </w:rPr>
        <w:t>Journal of Computing</w:t>
      </w:r>
      <w:r w:rsidRPr="00964772">
        <w:t xml:space="preserve">. 5(2): 17-29. </w:t>
      </w:r>
    </w:p>
    <w:p w14:paraId="76A7E544" w14:textId="77777777" w:rsidR="00AA7E3A" w:rsidRPr="00964772" w:rsidRDefault="00AA7E3A" w:rsidP="00535021">
      <w:pPr>
        <w:pStyle w:val="ThesisSzvegElsBekezds"/>
      </w:pPr>
      <w:r w:rsidRPr="00964772">
        <w:t xml:space="preserve">Könyv: </w:t>
      </w:r>
    </w:p>
    <w:p w14:paraId="22134CB4" w14:textId="77777777" w:rsidR="00AA7E3A" w:rsidRPr="00964772" w:rsidRDefault="00AA7E3A" w:rsidP="00535021">
      <w:pPr>
        <w:pStyle w:val="ThesisSzvegElsBekezds"/>
      </w:pPr>
      <w:r w:rsidRPr="00964772">
        <w:t xml:space="preserve">KIMT, G. (1998). </w:t>
      </w:r>
      <w:r w:rsidRPr="00964772">
        <w:rPr>
          <w:i/>
          <w:iCs/>
        </w:rPr>
        <w:t>A Fuzzy Logic Method In Window Design</w:t>
      </w:r>
      <w:r w:rsidRPr="00964772">
        <w:t xml:space="preserve">. Springer, Berlin Heidelberg New York. </w:t>
      </w:r>
    </w:p>
    <w:p w14:paraId="5972578D" w14:textId="77777777" w:rsidR="00AA7E3A" w:rsidRPr="00964772" w:rsidRDefault="00AA7E3A" w:rsidP="00535021">
      <w:pPr>
        <w:pStyle w:val="ThesisSzvegElsBekezds"/>
      </w:pPr>
      <w:r w:rsidRPr="00964772">
        <w:t xml:space="preserve">Fejezet (könyvben vagy proceedings-ben): </w:t>
      </w:r>
    </w:p>
    <w:p w14:paraId="1295A4FA" w14:textId="77777777" w:rsidR="00AA7E3A" w:rsidRPr="00964772" w:rsidRDefault="00AA7E3A" w:rsidP="00535021">
      <w:pPr>
        <w:pStyle w:val="ThesisSzvegElsBekezds"/>
      </w:pPr>
      <w:r w:rsidRPr="00964772">
        <w:t xml:space="preserve">HINTON, H. (1997). The Heavens are Falling. In: Rosenberg, K. (ed.): </w:t>
      </w:r>
      <w:r w:rsidRPr="00964772">
        <w:rPr>
          <w:i/>
          <w:iCs/>
        </w:rPr>
        <w:t>Random Thoughts</w:t>
      </w:r>
      <w:r w:rsidRPr="00964772">
        <w:t xml:space="preserve">. MIT Press, 40-100. </w:t>
      </w:r>
    </w:p>
    <w:p w14:paraId="11E6BBC0" w14:textId="77777777" w:rsidR="00AA7E3A" w:rsidRPr="00964772" w:rsidRDefault="00AA7E3A" w:rsidP="00535021">
      <w:pPr>
        <w:pStyle w:val="ThesisSzvegElsBekezds"/>
      </w:pPr>
    </w:p>
    <w:p w14:paraId="5BBD7FAD" w14:textId="77777777" w:rsidR="00AA7E3A" w:rsidRPr="00964772" w:rsidRDefault="00AA7E3A" w:rsidP="00535021">
      <w:pPr>
        <w:pStyle w:val="ThesisSzvegElsBekezds"/>
      </w:pPr>
      <w:r w:rsidRPr="00964772">
        <w:t xml:space="preserve">Internetes hivatkozás (CD-n beadnadó) </w:t>
      </w:r>
    </w:p>
    <w:p w14:paraId="0FD80244" w14:textId="77777777" w:rsidR="00AA7E3A" w:rsidRPr="00964772" w:rsidRDefault="00261A3E" w:rsidP="00535021">
      <w:pPr>
        <w:pStyle w:val="ThesisSzvegElsBekezds"/>
      </w:pPr>
      <w:hyperlink r:id="rId54" w:history="1">
        <w:r w:rsidR="00AA7E3A" w:rsidRPr="00964772">
          <w:t>http://mik.uni-pannon.hu/index.php?func=news&amp;main=262</w:t>
        </w:r>
      </w:hyperlink>
      <w:r w:rsidR="00AA7E3A" w:rsidRPr="00964772">
        <w:t xml:space="preserve"> MÉSZÁROS P. (letöltés dátuma 2008. október 10.) </w:t>
      </w:r>
      <w:r w:rsidR="00AA7E3A" w:rsidRPr="00964772">
        <w:rPr>
          <w:i/>
          <w:iCs/>
        </w:rPr>
        <w:t xml:space="preserve">Záróvizsga információk 2009. január </w:t>
      </w:r>
    </w:p>
    <w:p w14:paraId="6CDBAC30" w14:textId="77777777" w:rsidR="00AA7E3A" w:rsidRDefault="00AA7E3A" w:rsidP="00535021">
      <w:pPr>
        <w:pStyle w:val="ThesisSzvegElsBekezds"/>
      </w:pPr>
      <w:r w:rsidRPr="00964772">
        <w:t xml:space="preserve">Aláhúzás nélkül kell megadni az internet címeket. </w:t>
      </w:r>
    </w:p>
    <w:p w14:paraId="4269A433" w14:textId="77777777" w:rsidR="00E257D0" w:rsidRDefault="00E257D0">
      <w:pPr>
        <w:rPr>
          <w:rFonts w:ascii="Times New Roman" w:hAnsi="Times New Roman"/>
          <w:sz w:val="24"/>
        </w:rPr>
      </w:pPr>
      <w:r>
        <w:br w:type="page"/>
      </w:r>
    </w:p>
    <w:p w14:paraId="69CD0E9E" w14:textId="77777777" w:rsidR="00E257D0" w:rsidRDefault="00E257D0" w:rsidP="00E257D0">
      <w:pPr>
        <w:pStyle w:val="ThesisHX"/>
      </w:pPr>
      <w:bookmarkStart w:id="123" w:name="_Toc417059582"/>
      <w:r>
        <w:lastRenderedPageBreak/>
        <w:t>Ábrajegyzék</w:t>
      </w:r>
      <w:bookmarkEnd w:id="123"/>
    </w:p>
    <w:p w14:paraId="7AB6B849" w14:textId="77777777" w:rsidR="00AB5A41" w:rsidRDefault="00E257D0">
      <w:pPr>
        <w:pStyle w:val="brajegyzk"/>
        <w:tabs>
          <w:tab w:val="right" w:leader="dot" w:pos="7928"/>
        </w:tabs>
        <w:rPr>
          <w:rFonts w:eastAsiaTheme="minorEastAsia" w:cstheme="minorBidi"/>
          <w:noProof/>
          <w:lang w:val="en-US"/>
        </w:rPr>
      </w:pPr>
      <w:r>
        <w:fldChar w:fldCharType="begin"/>
      </w:r>
      <w:r>
        <w:instrText xml:space="preserve"> TOC \f F \h \z \c "ábra" </w:instrText>
      </w:r>
      <w:r>
        <w:fldChar w:fldCharType="separate"/>
      </w:r>
      <w:hyperlink w:anchor="_Toc416712451" w:history="1">
        <w:r w:rsidR="00AB5A41" w:rsidRPr="00037E62">
          <w:rPr>
            <w:rStyle w:val="Hiperhivatkozs"/>
            <w:noProof/>
          </w:rPr>
          <w:t>3.1 ábra Lineáris optimalizálási probléma grafikus megoldása. Forrás: []</w:t>
        </w:r>
        <w:r w:rsidR="00AB5A41">
          <w:rPr>
            <w:noProof/>
            <w:webHidden/>
          </w:rPr>
          <w:tab/>
        </w:r>
        <w:r w:rsidR="00AB5A41">
          <w:rPr>
            <w:noProof/>
            <w:webHidden/>
          </w:rPr>
          <w:fldChar w:fldCharType="begin"/>
        </w:r>
        <w:r w:rsidR="00AB5A41">
          <w:rPr>
            <w:noProof/>
            <w:webHidden/>
          </w:rPr>
          <w:instrText xml:space="preserve"> PAGEREF _Toc416712451 \h </w:instrText>
        </w:r>
        <w:r w:rsidR="00AB5A41">
          <w:rPr>
            <w:noProof/>
            <w:webHidden/>
          </w:rPr>
        </w:r>
        <w:r w:rsidR="00AB5A41">
          <w:rPr>
            <w:noProof/>
            <w:webHidden/>
          </w:rPr>
          <w:fldChar w:fldCharType="separate"/>
        </w:r>
        <w:r w:rsidR="00AB5A41">
          <w:rPr>
            <w:noProof/>
            <w:webHidden/>
          </w:rPr>
          <w:t>19</w:t>
        </w:r>
        <w:r w:rsidR="00AB5A41">
          <w:rPr>
            <w:noProof/>
            <w:webHidden/>
          </w:rPr>
          <w:fldChar w:fldCharType="end"/>
        </w:r>
      </w:hyperlink>
    </w:p>
    <w:p w14:paraId="4EC8B025" w14:textId="77777777" w:rsidR="00AB5A41" w:rsidRDefault="00261A3E">
      <w:pPr>
        <w:pStyle w:val="brajegyzk"/>
        <w:tabs>
          <w:tab w:val="right" w:leader="dot" w:pos="7928"/>
        </w:tabs>
        <w:rPr>
          <w:rFonts w:eastAsiaTheme="minorEastAsia" w:cstheme="minorBidi"/>
          <w:noProof/>
          <w:lang w:val="en-US"/>
        </w:rPr>
      </w:pPr>
      <w:hyperlink r:id="rId55" w:anchor="_Toc416712452" w:history="1">
        <w:r w:rsidR="00AB5A41" w:rsidRPr="00037E62">
          <w:rPr>
            <w:rStyle w:val="Hiperhivatkozs"/>
            <w:noProof/>
          </w:rPr>
          <w:t>3.2 ábra Kiinduló táblázat képzése lineáris egyenletrendszerből Szimplex módszerhez</w:t>
        </w:r>
        <w:r w:rsidR="00AB5A41">
          <w:rPr>
            <w:noProof/>
            <w:webHidden/>
          </w:rPr>
          <w:tab/>
        </w:r>
        <w:r w:rsidR="00AB5A41">
          <w:rPr>
            <w:noProof/>
            <w:webHidden/>
          </w:rPr>
          <w:fldChar w:fldCharType="begin"/>
        </w:r>
        <w:r w:rsidR="00AB5A41">
          <w:rPr>
            <w:noProof/>
            <w:webHidden/>
          </w:rPr>
          <w:instrText xml:space="preserve"> PAGEREF _Toc416712452 \h </w:instrText>
        </w:r>
        <w:r w:rsidR="00AB5A41">
          <w:rPr>
            <w:noProof/>
            <w:webHidden/>
          </w:rPr>
        </w:r>
        <w:r w:rsidR="00AB5A41">
          <w:rPr>
            <w:noProof/>
            <w:webHidden/>
          </w:rPr>
          <w:fldChar w:fldCharType="separate"/>
        </w:r>
        <w:r w:rsidR="00AB5A41">
          <w:rPr>
            <w:noProof/>
            <w:webHidden/>
          </w:rPr>
          <w:t>20</w:t>
        </w:r>
        <w:r w:rsidR="00AB5A41">
          <w:rPr>
            <w:noProof/>
            <w:webHidden/>
          </w:rPr>
          <w:fldChar w:fldCharType="end"/>
        </w:r>
      </w:hyperlink>
    </w:p>
    <w:p w14:paraId="041A5D60" w14:textId="77777777" w:rsidR="00AB5A41" w:rsidRDefault="00261A3E">
      <w:pPr>
        <w:pStyle w:val="brajegyzk"/>
        <w:tabs>
          <w:tab w:val="right" w:leader="dot" w:pos="7928"/>
        </w:tabs>
        <w:rPr>
          <w:rFonts w:eastAsiaTheme="minorEastAsia" w:cstheme="minorBidi"/>
          <w:noProof/>
          <w:lang w:val="en-US"/>
        </w:rPr>
      </w:pPr>
      <w:hyperlink w:anchor="_Toc416712453" w:history="1">
        <w:r w:rsidR="00AB5A41" w:rsidRPr="00037E62">
          <w:rPr>
            <w:rStyle w:val="Hiperhivatkozs"/>
            <w:noProof/>
          </w:rPr>
          <w:t>6.1 ábra Szobafoglalás folyamata</w:t>
        </w:r>
        <w:r w:rsidR="00AB5A41">
          <w:rPr>
            <w:noProof/>
            <w:webHidden/>
          </w:rPr>
          <w:tab/>
        </w:r>
        <w:r w:rsidR="00AB5A41">
          <w:rPr>
            <w:noProof/>
            <w:webHidden/>
          </w:rPr>
          <w:fldChar w:fldCharType="begin"/>
        </w:r>
        <w:r w:rsidR="00AB5A41">
          <w:rPr>
            <w:noProof/>
            <w:webHidden/>
          </w:rPr>
          <w:instrText xml:space="preserve"> PAGEREF _Toc416712453 \h </w:instrText>
        </w:r>
        <w:r w:rsidR="00AB5A41">
          <w:rPr>
            <w:noProof/>
            <w:webHidden/>
          </w:rPr>
        </w:r>
        <w:r w:rsidR="00AB5A41">
          <w:rPr>
            <w:noProof/>
            <w:webHidden/>
          </w:rPr>
          <w:fldChar w:fldCharType="separate"/>
        </w:r>
        <w:r w:rsidR="00AB5A41">
          <w:rPr>
            <w:noProof/>
            <w:webHidden/>
          </w:rPr>
          <w:t>26</w:t>
        </w:r>
        <w:r w:rsidR="00AB5A41">
          <w:rPr>
            <w:noProof/>
            <w:webHidden/>
          </w:rPr>
          <w:fldChar w:fldCharType="end"/>
        </w:r>
      </w:hyperlink>
    </w:p>
    <w:p w14:paraId="027CEEDD" w14:textId="77777777" w:rsidR="00AB5A41" w:rsidRDefault="00261A3E">
      <w:pPr>
        <w:pStyle w:val="brajegyzk"/>
        <w:tabs>
          <w:tab w:val="right" w:leader="dot" w:pos="7928"/>
        </w:tabs>
        <w:rPr>
          <w:rFonts w:eastAsiaTheme="minorEastAsia" w:cstheme="minorBidi"/>
          <w:noProof/>
          <w:lang w:val="en-US"/>
        </w:rPr>
      </w:pPr>
      <w:hyperlink w:anchor="_Toc416712454" w:history="1">
        <w:r w:rsidR="00AB5A41" w:rsidRPr="00037E62">
          <w:rPr>
            <w:rStyle w:val="Hiperhivatkozs"/>
            <w:noProof/>
          </w:rPr>
          <w:t>6.2 ábra Foglalás visszaigazolás folyamata</w:t>
        </w:r>
        <w:r w:rsidR="00AB5A41">
          <w:rPr>
            <w:noProof/>
            <w:webHidden/>
          </w:rPr>
          <w:tab/>
        </w:r>
        <w:r w:rsidR="00AB5A41">
          <w:rPr>
            <w:noProof/>
            <w:webHidden/>
          </w:rPr>
          <w:fldChar w:fldCharType="begin"/>
        </w:r>
        <w:r w:rsidR="00AB5A41">
          <w:rPr>
            <w:noProof/>
            <w:webHidden/>
          </w:rPr>
          <w:instrText xml:space="preserve"> PAGEREF _Toc416712454 \h </w:instrText>
        </w:r>
        <w:r w:rsidR="00AB5A41">
          <w:rPr>
            <w:noProof/>
            <w:webHidden/>
          </w:rPr>
        </w:r>
        <w:r w:rsidR="00AB5A41">
          <w:rPr>
            <w:noProof/>
            <w:webHidden/>
          </w:rPr>
          <w:fldChar w:fldCharType="separate"/>
        </w:r>
        <w:r w:rsidR="00AB5A41">
          <w:rPr>
            <w:noProof/>
            <w:webHidden/>
          </w:rPr>
          <w:t>27</w:t>
        </w:r>
        <w:r w:rsidR="00AB5A41">
          <w:rPr>
            <w:noProof/>
            <w:webHidden/>
          </w:rPr>
          <w:fldChar w:fldCharType="end"/>
        </w:r>
      </w:hyperlink>
    </w:p>
    <w:p w14:paraId="0DE4569A" w14:textId="77777777" w:rsidR="00AB5A41" w:rsidRDefault="00261A3E">
      <w:pPr>
        <w:pStyle w:val="brajegyzk"/>
        <w:tabs>
          <w:tab w:val="right" w:leader="dot" w:pos="7928"/>
        </w:tabs>
        <w:rPr>
          <w:rFonts w:eastAsiaTheme="minorEastAsia" w:cstheme="minorBidi"/>
          <w:noProof/>
          <w:lang w:val="en-US"/>
        </w:rPr>
      </w:pPr>
      <w:hyperlink w:anchor="_Toc416712455" w:history="1">
        <w:r w:rsidR="00AB5A41" w:rsidRPr="00037E62">
          <w:rPr>
            <w:rStyle w:val="Hiperhivatkozs"/>
            <w:noProof/>
          </w:rPr>
          <w:t>6.3 ábra Intelligens keresés háttérfolyamata</w:t>
        </w:r>
        <w:r w:rsidR="00AB5A41">
          <w:rPr>
            <w:noProof/>
            <w:webHidden/>
          </w:rPr>
          <w:tab/>
        </w:r>
        <w:r w:rsidR="00AB5A41">
          <w:rPr>
            <w:noProof/>
            <w:webHidden/>
          </w:rPr>
          <w:fldChar w:fldCharType="begin"/>
        </w:r>
        <w:r w:rsidR="00AB5A41">
          <w:rPr>
            <w:noProof/>
            <w:webHidden/>
          </w:rPr>
          <w:instrText xml:space="preserve"> PAGEREF _Toc416712455 \h </w:instrText>
        </w:r>
        <w:r w:rsidR="00AB5A41">
          <w:rPr>
            <w:noProof/>
            <w:webHidden/>
          </w:rPr>
        </w:r>
        <w:r w:rsidR="00AB5A41">
          <w:rPr>
            <w:noProof/>
            <w:webHidden/>
          </w:rPr>
          <w:fldChar w:fldCharType="separate"/>
        </w:r>
        <w:r w:rsidR="00AB5A41">
          <w:rPr>
            <w:noProof/>
            <w:webHidden/>
          </w:rPr>
          <w:t>28</w:t>
        </w:r>
        <w:r w:rsidR="00AB5A41">
          <w:rPr>
            <w:noProof/>
            <w:webHidden/>
          </w:rPr>
          <w:fldChar w:fldCharType="end"/>
        </w:r>
      </w:hyperlink>
    </w:p>
    <w:p w14:paraId="0BDAFBE9" w14:textId="77777777" w:rsidR="00AB5A41" w:rsidRDefault="00261A3E">
      <w:pPr>
        <w:pStyle w:val="brajegyzk"/>
        <w:tabs>
          <w:tab w:val="right" w:leader="dot" w:pos="7928"/>
        </w:tabs>
        <w:rPr>
          <w:rFonts w:eastAsiaTheme="minorEastAsia" w:cstheme="minorBidi"/>
          <w:noProof/>
          <w:lang w:val="en-US"/>
        </w:rPr>
      </w:pPr>
      <w:hyperlink w:anchor="_Toc416712456" w:history="1">
        <w:r w:rsidR="00AB5A41" w:rsidRPr="00037E62">
          <w:rPr>
            <w:rStyle w:val="Hiperhivatkozs"/>
            <w:noProof/>
          </w:rPr>
          <w:t>6.4 ábra Árak kategorizálása (Ft)</w:t>
        </w:r>
        <w:r w:rsidR="00AB5A41">
          <w:rPr>
            <w:noProof/>
            <w:webHidden/>
          </w:rPr>
          <w:tab/>
        </w:r>
        <w:r w:rsidR="00AB5A41">
          <w:rPr>
            <w:noProof/>
            <w:webHidden/>
          </w:rPr>
          <w:fldChar w:fldCharType="begin"/>
        </w:r>
        <w:r w:rsidR="00AB5A41">
          <w:rPr>
            <w:noProof/>
            <w:webHidden/>
          </w:rPr>
          <w:instrText xml:space="preserve"> PAGEREF _Toc416712456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6AFED955" w14:textId="77777777" w:rsidR="00AB5A41" w:rsidRDefault="00261A3E">
      <w:pPr>
        <w:pStyle w:val="brajegyzk"/>
        <w:tabs>
          <w:tab w:val="right" w:leader="dot" w:pos="7928"/>
        </w:tabs>
        <w:rPr>
          <w:rFonts w:eastAsiaTheme="minorEastAsia" w:cstheme="minorBidi"/>
          <w:noProof/>
          <w:lang w:val="en-US"/>
        </w:rPr>
      </w:pPr>
      <w:hyperlink w:anchor="_Toc416712457" w:history="1">
        <w:r w:rsidR="00AB5A41" w:rsidRPr="00037E62">
          <w:rPr>
            <w:rStyle w:val="Hiperhivatkozs"/>
            <w:noProof/>
          </w:rPr>
          <w:t>6.5 ábra Távolságok kategorizálása (km)</w:t>
        </w:r>
        <w:r w:rsidR="00AB5A41">
          <w:rPr>
            <w:noProof/>
            <w:webHidden/>
          </w:rPr>
          <w:tab/>
        </w:r>
        <w:r w:rsidR="00AB5A41">
          <w:rPr>
            <w:noProof/>
            <w:webHidden/>
          </w:rPr>
          <w:fldChar w:fldCharType="begin"/>
        </w:r>
        <w:r w:rsidR="00AB5A41">
          <w:rPr>
            <w:noProof/>
            <w:webHidden/>
          </w:rPr>
          <w:instrText xml:space="preserve"> PAGEREF _Toc416712457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4DE47ADA" w14:textId="77777777" w:rsidR="00AB5A41" w:rsidRDefault="00261A3E">
      <w:pPr>
        <w:pStyle w:val="brajegyzk"/>
        <w:tabs>
          <w:tab w:val="right" w:leader="dot" w:pos="7928"/>
        </w:tabs>
        <w:rPr>
          <w:rFonts w:eastAsiaTheme="minorEastAsia" w:cstheme="minorBidi"/>
          <w:noProof/>
          <w:lang w:val="en-US"/>
        </w:rPr>
      </w:pPr>
      <w:hyperlink w:anchor="_Toc416712458" w:history="1">
        <w:r w:rsidR="00AB5A41" w:rsidRPr="00037E62">
          <w:rPr>
            <w:rStyle w:val="Hiperhivatkozs"/>
            <w:noProof/>
          </w:rPr>
          <w:t>6.6 ábra A modellben megjelenő szoba objektum és a hozzá kapcsolódó változó és paraméterek</w:t>
        </w:r>
        <w:r w:rsidR="00AB5A41">
          <w:rPr>
            <w:noProof/>
            <w:webHidden/>
          </w:rPr>
          <w:tab/>
        </w:r>
        <w:r w:rsidR="00AB5A41">
          <w:rPr>
            <w:noProof/>
            <w:webHidden/>
          </w:rPr>
          <w:fldChar w:fldCharType="begin"/>
        </w:r>
        <w:r w:rsidR="00AB5A41">
          <w:rPr>
            <w:noProof/>
            <w:webHidden/>
          </w:rPr>
          <w:instrText xml:space="preserve"> PAGEREF _Toc416712458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149E977" w14:textId="77777777" w:rsidR="00AB5A41" w:rsidRDefault="00261A3E">
      <w:pPr>
        <w:pStyle w:val="brajegyzk"/>
        <w:tabs>
          <w:tab w:val="right" w:leader="dot" w:pos="7928"/>
        </w:tabs>
        <w:rPr>
          <w:rFonts w:eastAsiaTheme="minorEastAsia" w:cstheme="minorBidi"/>
          <w:noProof/>
          <w:lang w:val="en-US"/>
        </w:rPr>
      </w:pPr>
      <w:hyperlink w:anchor="_Toc416712459" w:history="1">
        <w:r w:rsidR="00AB5A41" w:rsidRPr="00037E62">
          <w:rPr>
            <w:rStyle w:val="Hiperhivatkozs"/>
            <w:noProof/>
          </w:rPr>
          <w:t>6.7 ábra Az olcsó modellhez szükséges paraméterek</w:t>
        </w:r>
        <w:r w:rsidR="00AB5A41">
          <w:rPr>
            <w:noProof/>
            <w:webHidden/>
          </w:rPr>
          <w:tab/>
        </w:r>
        <w:r w:rsidR="00AB5A41">
          <w:rPr>
            <w:noProof/>
            <w:webHidden/>
          </w:rPr>
          <w:fldChar w:fldCharType="begin"/>
        </w:r>
        <w:r w:rsidR="00AB5A41">
          <w:rPr>
            <w:noProof/>
            <w:webHidden/>
          </w:rPr>
          <w:instrText xml:space="preserve"> PAGEREF _Toc416712459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1B8E6621" w14:textId="77777777" w:rsidR="00AB5A41" w:rsidRDefault="00261A3E">
      <w:pPr>
        <w:pStyle w:val="brajegyzk"/>
        <w:tabs>
          <w:tab w:val="right" w:leader="dot" w:pos="7928"/>
        </w:tabs>
        <w:rPr>
          <w:rFonts w:eastAsiaTheme="minorEastAsia" w:cstheme="minorBidi"/>
          <w:noProof/>
          <w:lang w:val="en-US"/>
        </w:rPr>
      </w:pPr>
      <w:hyperlink w:anchor="_Toc416712460" w:history="1">
        <w:r w:rsidR="00AB5A41" w:rsidRPr="00037E62">
          <w:rPr>
            <w:rStyle w:val="Hiperhivatkozs"/>
            <w:noProof/>
          </w:rPr>
          <w:t>6.8 ábra A közeli modellhez szükséges paraméterek</w:t>
        </w:r>
        <w:r w:rsidR="00AB5A41">
          <w:rPr>
            <w:noProof/>
            <w:webHidden/>
          </w:rPr>
          <w:tab/>
        </w:r>
        <w:r w:rsidR="00AB5A41">
          <w:rPr>
            <w:noProof/>
            <w:webHidden/>
          </w:rPr>
          <w:fldChar w:fldCharType="begin"/>
        </w:r>
        <w:r w:rsidR="00AB5A41">
          <w:rPr>
            <w:noProof/>
            <w:webHidden/>
          </w:rPr>
          <w:instrText xml:space="preserve"> PAGEREF _Toc416712460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40F0C90B" w14:textId="77777777" w:rsidR="00AB5A41" w:rsidRDefault="00261A3E">
      <w:pPr>
        <w:pStyle w:val="brajegyzk"/>
        <w:tabs>
          <w:tab w:val="right" w:leader="dot" w:pos="7928"/>
        </w:tabs>
        <w:rPr>
          <w:rFonts w:eastAsiaTheme="minorEastAsia" w:cstheme="minorBidi"/>
          <w:noProof/>
          <w:lang w:val="en-US"/>
        </w:rPr>
      </w:pPr>
      <w:hyperlink w:anchor="_Toc416712461" w:history="1">
        <w:r w:rsidR="00AB5A41" w:rsidRPr="00037E62">
          <w:rPr>
            <w:rStyle w:val="Hiperhivatkozs"/>
            <w:noProof/>
          </w:rPr>
          <w:t>6.9 ábra Az olcsó és közeli modellhez szükséges paraméterek</w:t>
        </w:r>
        <w:r w:rsidR="00AB5A41">
          <w:rPr>
            <w:noProof/>
            <w:webHidden/>
          </w:rPr>
          <w:tab/>
        </w:r>
        <w:r w:rsidR="00AB5A41">
          <w:rPr>
            <w:noProof/>
            <w:webHidden/>
          </w:rPr>
          <w:fldChar w:fldCharType="begin"/>
        </w:r>
        <w:r w:rsidR="00AB5A41">
          <w:rPr>
            <w:noProof/>
            <w:webHidden/>
          </w:rPr>
          <w:instrText xml:space="preserve"> PAGEREF _Toc416712461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705D88A7" w14:textId="77777777" w:rsidR="00AB5A41" w:rsidRDefault="00261A3E">
      <w:pPr>
        <w:pStyle w:val="brajegyzk"/>
        <w:tabs>
          <w:tab w:val="right" w:leader="dot" w:pos="7928"/>
        </w:tabs>
        <w:rPr>
          <w:rFonts w:eastAsiaTheme="minorEastAsia" w:cstheme="minorBidi"/>
          <w:noProof/>
          <w:lang w:val="en-US"/>
        </w:rPr>
      </w:pPr>
      <w:hyperlink w:anchor="_Toc416712462" w:history="1">
        <w:r w:rsidR="00AB5A41" w:rsidRPr="00037E62">
          <w:rPr>
            <w:rStyle w:val="Hiperhivatkozs"/>
            <w:noProof/>
          </w:rPr>
          <w:t>6.10 ábra Az adatbázis entitásai és kapcsolatuk</w:t>
        </w:r>
        <w:r w:rsidR="00AB5A41">
          <w:rPr>
            <w:noProof/>
            <w:webHidden/>
          </w:rPr>
          <w:tab/>
        </w:r>
        <w:r w:rsidR="00AB5A41">
          <w:rPr>
            <w:noProof/>
            <w:webHidden/>
          </w:rPr>
          <w:fldChar w:fldCharType="begin"/>
        </w:r>
        <w:r w:rsidR="00AB5A41">
          <w:rPr>
            <w:noProof/>
            <w:webHidden/>
          </w:rPr>
          <w:instrText xml:space="preserve"> PAGEREF _Toc416712462 \h </w:instrText>
        </w:r>
        <w:r w:rsidR="00AB5A41">
          <w:rPr>
            <w:noProof/>
            <w:webHidden/>
          </w:rPr>
        </w:r>
        <w:r w:rsidR="00AB5A41">
          <w:rPr>
            <w:noProof/>
            <w:webHidden/>
          </w:rPr>
          <w:fldChar w:fldCharType="separate"/>
        </w:r>
        <w:r w:rsidR="00AB5A41">
          <w:rPr>
            <w:noProof/>
            <w:webHidden/>
          </w:rPr>
          <w:t>34</w:t>
        </w:r>
        <w:r w:rsidR="00AB5A41">
          <w:rPr>
            <w:noProof/>
            <w:webHidden/>
          </w:rPr>
          <w:fldChar w:fldCharType="end"/>
        </w:r>
      </w:hyperlink>
    </w:p>
    <w:p w14:paraId="4F5070D1" w14:textId="77777777" w:rsidR="00AB5A41" w:rsidRDefault="00E257D0" w:rsidP="00E257D0">
      <w:pPr>
        <w:pStyle w:val="brajegyzk"/>
        <w:tabs>
          <w:tab w:val="right" w:leader="dot" w:pos="8261"/>
        </w:tabs>
        <w:rPr>
          <w:noProof/>
        </w:rPr>
      </w:pPr>
      <w:r>
        <w:fldChar w:fldCharType="end"/>
      </w:r>
      <w:r>
        <w:fldChar w:fldCharType="begin"/>
      </w:r>
      <w:r>
        <w:instrText xml:space="preserve"> TOC \h \z \c "egyenlet" </w:instrText>
      </w:r>
      <w:r>
        <w:fldChar w:fldCharType="separate"/>
      </w:r>
    </w:p>
    <w:p w14:paraId="5C04EF65" w14:textId="77777777" w:rsidR="00AB5A41" w:rsidRDefault="00261A3E">
      <w:pPr>
        <w:pStyle w:val="brajegyzk"/>
        <w:tabs>
          <w:tab w:val="right" w:leader="dot" w:pos="7928"/>
        </w:tabs>
        <w:rPr>
          <w:rFonts w:eastAsiaTheme="minorEastAsia" w:cstheme="minorBidi"/>
          <w:noProof/>
          <w:lang w:val="en-US"/>
        </w:rPr>
      </w:pPr>
      <w:hyperlink w:anchor="_Toc416712463" w:history="1">
        <w:r w:rsidR="00AB5A41" w:rsidRPr="00861DEF">
          <w:rPr>
            <w:rStyle w:val="Hiperhivatkozs"/>
            <w:noProof/>
          </w:rPr>
          <w:t>6.1 képlet Speciális relatív szórás képlet</w:t>
        </w:r>
        <w:r w:rsidR="00AB5A41">
          <w:rPr>
            <w:noProof/>
            <w:webHidden/>
          </w:rPr>
          <w:tab/>
        </w:r>
        <w:r w:rsidR="00AB5A41">
          <w:rPr>
            <w:noProof/>
            <w:webHidden/>
          </w:rPr>
          <w:fldChar w:fldCharType="begin"/>
        </w:r>
        <w:r w:rsidR="00AB5A41">
          <w:rPr>
            <w:noProof/>
            <w:webHidden/>
          </w:rPr>
          <w:instrText xml:space="preserve"> PAGEREF _Toc416712463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4460DDFE" w14:textId="77777777" w:rsidR="00AB5A41" w:rsidRDefault="00261A3E">
      <w:pPr>
        <w:pStyle w:val="brajegyzk"/>
        <w:tabs>
          <w:tab w:val="right" w:leader="dot" w:pos="7928"/>
        </w:tabs>
        <w:rPr>
          <w:rFonts w:eastAsiaTheme="minorEastAsia" w:cstheme="minorBidi"/>
          <w:noProof/>
          <w:lang w:val="en-US"/>
        </w:rPr>
      </w:pPr>
      <w:hyperlink w:anchor="_Toc416712464" w:history="1">
        <w:r w:rsidR="00AB5A41" w:rsidRPr="00861DEF">
          <w:rPr>
            <w:rStyle w:val="Hiperhivatkozs"/>
            <w:noProof/>
          </w:rPr>
          <w:t>6.2 képlet Korlátozás a vendégek száma alapján</w:t>
        </w:r>
        <w:r w:rsidR="00AB5A41">
          <w:rPr>
            <w:noProof/>
            <w:webHidden/>
          </w:rPr>
          <w:tab/>
        </w:r>
        <w:r w:rsidR="00AB5A41">
          <w:rPr>
            <w:noProof/>
            <w:webHidden/>
          </w:rPr>
          <w:fldChar w:fldCharType="begin"/>
        </w:r>
        <w:r w:rsidR="00AB5A41">
          <w:rPr>
            <w:noProof/>
            <w:webHidden/>
          </w:rPr>
          <w:instrText xml:space="preserve"> PAGEREF _Toc416712464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3312D1E" w14:textId="77777777" w:rsidR="00AB5A41" w:rsidRDefault="00261A3E">
      <w:pPr>
        <w:pStyle w:val="brajegyzk"/>
        <w:tabs>
          <w:tab w:val="right" w:leader="dot" w:pos="7928"/>
        </w:tabs>
        <w:rPr>
          <w:rFonts w:eastAsiaTheme="minorEastAsia" w:cstheme="minorBidi"/>
          <w:noProof/>
          <w:lang w:val="en-US"/>
        </w:rPr>
      </w:pPr>
      <w:hyperlink w:anchor="_Toc416712465" w:history="1">
        <w:r w:rsidR="00AB5A41" w:rsidRPr="00861DEF">
          <w:rPr>
            <w:rStyle w:val="Hiperhivatkozs"/>
            <w:noProof/>
          </w:rPr>
          <w:t>6.3 képlet Az olcsó modell célfüggvénye</w:t>
        </w:r>
        <w:r w:rsidR="00AB5A41">
          <w:rPr>
            <w:noProof/>
            <w:webHidden/>
          </w:rPr>
          <w:tab/>
        </w:r>
        <w:r w:rsidR="00AB5A41">
          <w:rPr>
            <w:noProof/>
            <w:webHidden/>
          </w:rPr>
          <w:fldChar w:fldCharType="begin"/>
        </w:r>
        <w:r w:rsidR="00AB5A41">
          <w:rPr>
            <w:noProof/>
            <w:webHidden/>
          </w:rPr>
          <w:instrText xml:space="preserve"> PAGEREF _Toc416712465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209CBB8E" w14:textId="77777777" w:rsidR="00AB5A41" w:rsidRDefault="00261A3E">
      <w:pPr>
        <w:pStyle w:val="brajegyzk"/>
        <w:tabs>
          <w:tab w:val="right" w:leader="dot" w:pos="7928"/>
        </w:tabs>
        <w:rPr>
          <w:rFonts w:eastAsiaTheme="minorEastAsia" w:cstheme="minorBidi"/>
          <w:noProof/>
          <w:lang w:val="en-US"/>
        </w:rPr>
      </w:pPr>
      <w:hyperlink w:anchor="_Toc416712466" w:history="1">
        <w:r w:rsidR="00AB5A41" w:rsidRPr="00861DEF">
          <w:rPr>
            <w:rStyle w:val="Hiperhivatkozs"/>
            <w:noProof/>
          </w:rPr>
          <w:t>6.4 képlet A közeli modell célfüggvénye</w:t>
        </w:r>
        <w:r w:rsidR="00AB5A41">
          <w:rPr>
            <w:noProof/>
            <w:webHidden/>
          </w:rPr>
          <w:tab/>
        </w:r>
        <w:r w:rsidR="00AB5A41">
          <w:rPr>
            <w:noProof/>
            <w:webHidden/>
          </w:rPr>
          <w:fldChar w:fldCharType="begin"/>
        </w:r>
        <w:r w:rsidR="00AB5A41">
          <w:rPr>
            <w:noProof/>
            <w:webHidden/>
          </w:rPr>
          <w:instrText xml:space="preserve"> PAGEREF _Toc416712466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37D40064" w14:textId="77777777" w:rsidR="00AB5A41" w:rsidRDefault="00261A3E">
      <w:pPr>
        <w:pStyle w:val="brajegyzk"/>
        <w:tabs>
          <w:tab w:val="right" w:leader="dot" w:pos="7928"/>
        </w:tabs>
        <w:rPr>
          <w:rFonts w:eastAsiaTheme="minorEastAsia" w:cstheme="minorBidi"/>
          <w:noProof/>
          <w:lang w:val="en-US"/>
        </w:rPr>
      </w:pPr>
      <w:hyperlink w:anchor="_Toc416712467" w:history="1">
        <w:r w:rsidR="00AB5A41" w:rsidRPr="00861DEF">
          <w:rPr>
            <w:rStyle w:val="Hiperhivatkozs"/>
            <w:noProof/>
          </w:rPr>
          <w:t>6.5 Az olcsó és közeli modell célfüggvénye</w:t>
        </w:r>
        <w:r w:rsidR="00AB5A41">
          <w:rPr>
            <w:noProof/>
            <w:webHidden/>
          </w:rPr>
          <w:tab/>
        </w:r>
        <w:r w:rsidR="00AB5A41">
          <w:rPr>
            <w:noProof/>
            <w:webHidden/>
          </w:rPr>
          <w:fldChar w:fldCharType="begin"/>
        </w:r>
        <w:r w:rsidR="00AB5A41">
          <w:rPr>
            <w:noProof/>
            <w:webHidden/>
          </w:rPr>
          <w:instrText xml:space="preserve"> PAGEREF _Toc416712467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5B1FD2F2" w14:textId="77777777" w:rsidR="00E257D0" w:rsidRPr="00E257D0" w:rsidRDefault="00E257D0" w:rsidP="00E257D0">
      <w:pPr>
        <w:pStyle w:val="brajegyzk"/>
        <w:tabs>
          <w:tab w:val="right" w:leader="dot" w:pos="8261"/>
        </w:tabs>
      </w:pPr>
      <w:r>
        <w:fldChar w:fldCharType="end"/>
      </w:r>
    </w:p>
    <w:p w14:paraId="6EEC66DA" w14:textId="77777777" w:rsidR="00AA7E3A" w:rsidRPr="00964772" w:rsidRDefault="00AA7E3A">
      <w:pPr>
        <w:rPr>
          <w:rFonts w:ascii="Times New Roman" w:hAnsi="Times New Roman"/>
          <w:sz w:val="24"/>
          <w:szCs w:val="24"/>
        </w:rPr>
      </w:pPr>
      <w:r w:rsidRPr="00964772">
        <w:rPr>
          <w:sz w:val="24"/>
          <w:szCs w:val="24"/>
        </w:rPr>
        <w:br w:type="page"/>
      </w:r>
    </w:p>
    <w:p w14:paraId="7E32AA55" w14:textId="77777777" w:rsidR="00AA7E3A" w:rsidRPr="00964772" w:rsidRDefault="00AA7E3A" w:rsidP="00AA7E3A">
      <w:pPr>
        <w:pStyle w:val="ThesisHX"/>
        <w:rPr>
          <w:szCs w:val="24"/>
        </w:rPr>
      </w:pPr>
      <w:bookmarkStart w:id="124" w:name="_Toc417059583"/>
      <w:r w:rsidRPr="00964772">
        <w:rPr>
          <w:szCs w:val="24"/>
        </w:rPr>
        <w:lastRenderedPageBreak/>
        <w:t>Mellékletek</w:t>
      </w:r>
      <w:bookmarkEnd w:id="124"/>
    </w:p>
    <w:p w14:paraId="78BD89DE" w14:textId="77777777" w:rsidR="00AA7E3A" w:rsidRDefault="005C6E8C" w:rsidP="005C6E8C">
      <w:pPr>
        <w:pStyle w:val="Cmsor1"/>
      </w:pPr>
      <w:bookmarkStart w:id="125" w:name="_Ref416283998"/>
      <w:bookmarkStart w:id="126" w:name="_Toc417059584"/>
      <w:r>
        <w:t>Ruby on Rails fejlesztői környezet telepítése és konfigurálása</w:t>
      </w:r>
      <w:bookmarkEnd w:id="125"/>
      <w:bookmarkEnd w:id="126"/>
    </w:p>
    <w:p w14:paraId="1A5F07C1" w14:textId="77777777" w:rsidR="005C6E8C" w:rsidRPr="005C6E8C" w:rsidRDefault="005C6E8C" w:rsidP="00535021">
      <w:pPr>
        <w:pStyle w:val="ThesisSzvegElsBekezds"/>
      </w:pPr>
    </w:p>
    <w:p w14:paraId="4AB94590" w14:textId="77777777" w:rsidR="00AA7E3A" w:rsidRPr="00964772" w:rsidRDefault="00AA7E3A">
      <w:pPr>
        <w:rPr>
          <w:rFonts w:ascii="Times New Roman" w:hAnsi="Times New Roman"/>
          <w:sz w:val="24"/>
          <w:szCs w:val="24"/>
        </w:rPr>
      </w:pPr>
      <w:r w:rsidRPr="00964772">
        <w:rPr>
          <w:sz w:val="24"/>
          <w:szCs w:val="24"/>
        </w:rPr>
        <w:br w:type="page"/>
      </w:r>
    </w:p>
    <w:p w14:paraId="40AE85F8" w14:textId="77777777" w:rsidR="00AA7E3A" w:rsidRPr="00964772" w:rsidRDefault="00AA7E3A" w:rsidP="00AA7E3A">
      <w:pPr>
        <w:pStyle w:val="ThesisHX"/>
        <w:rPr>
          <w:szCs w:val="24"/>
        </w:rPr>
      </w:pPr>
      <w:bookmarkStart w:id="127" w:name="_Toc417059585"/>
      <w:r w:rsidRPr="00964772">
        <w:rPr>
          <w:szCs w:val="24"/>
        </w:rPr>
        <w:lastRenderedPageBreak/>
        <w:t>CD Melléklet</w:t>
      </w:r>
      <w:bookmarkEnd w:id="127"/>
    </w:p>
    <w:p w14:paraId="02566113" w14:textId="77777777" w:rsidR="00AA7E3A" w:rsidRPr="00964772" w:rsidRDefault="00AA7E3A" w:rsidP="00535021">
      <w:pPr>
        <w:pStyle w:val="ThesisSzvegElsBekezds"/>
      </w:pPr>
      <w:r w:rsidRPr="00964772">
        <w:t>dolgozat (pdf-ben és az eredeti szerkeszthető formában is), internetes hivatkozások letöltött anyagai, összes elkészített saját munka (pl programkód, fénykép stb.)</w:t>
      </w:r>
    </w:p>
    <w:sectPr w:rsidR="00AA7E3A" w:rsidRPr="00964772" w:rsidSect="00FD5FB2">
      <w:headerReference w:type="default" r:id="rId56"/>
      <w:pgSz w:w="11907" w:h="16839" w:code="9"/>
      <w:pgMar w:top="1701" w:right="1701" w:bottom="1701" w:left="0" w:header="709" w:footer="709" w:gutter="226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30BEE" w14:textId="77777777" w:rsidR="00F2252E" w:rsidRDefault="00F2252E" w:rsidP="008C768E">
      <w:pPr>
        <w:spacing w:after="0" w:line="240" w:lineRule="auto"/>
      </w:pPr>
      <w:r>
        <w:separator/>
      </w:r>
    </w:p>
  </w:endnote>
  <w:endnote w:type="continuationSeparator" w:id="0">
    <w:p w14:paraId="204ECD67" w14:textId="77777777" w:rsidR="00F2252E" w:rsidRDefault="00F2252E" w:rsidP="008C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enlo">
    <w:altName w:val="Consolas"/>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349197"/>
      <w:docPartObj>
        <w:docPartGallery w:val="Page Numbers (Bottom of Page)"/>
        <w:docPartUnique/>
      </w:docPartObj>
    </w:sdtPr>
    <w:sdtContent>
      <w:p w14:paraId="0EECD21A" w14:textId="77777777" w:rsidR="00535021" w:rsidRDefault="00535021">
        <w:pPr>
          <w:pStyle w:val="llb"/>
          <w:jc w:val="right"/>
        </w:pPr>
        <w:r>
          <w:fldChar w:fldCharType="begin"/>
        </w:r>
        <w:r>
          <w:instrText>PAGE   \* MERGEFORMAT</w:instrText>
        </w:r>
        <w:r>
          <w:fldChar w:fldCharType="separate"/>
        </w:r>
        <w:r w:rsidR="00447B56">
          <w:rPr>
            <w:noProof/>
          </w:rPr>
          <w:t>68</w:t>
        </w:r>
        <w:r>
          <w:fldChar w:fldCharType="end"/>
        </w:r>
      </w:p>
    </w:sdtContent>
  </w:sdt>
  <w:p w14:paraId="2E44FB20" w14:textId="77777777" w:rsidR="00535021" w:rsidRDefault="00535021">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4EE657" w14:textId="77777777" w:rsidR="00F2252E" w:rsidRDefault="00F2252E" w:rsidP="008C768E">
      <w:pPr>
        <w:spacing w:after="0" w:line="240" w:lineRule="auto"/>
      </w:pPr>
      <w:r>
        <w:separator/>
      </w:r>
    </w:p>
  </w:footnote>
  <w:footnote w:type="continuationSeparator" w:id="0">
    <w:p w14:paraId="5E0CC138" w14:textId="77777777" w:rsidR="00F2252E" w:rsidRDefault="00F2252E" w:rsidP="008C76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66B6" w14:textId="77777777" w:rsidR="00535021" w:rsidRDefault="00535021" w:rsidP="000726F6">
    <w:pPr>
      <w:pStyle w:val="lfej"/>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B6A43"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7. Megvalósítás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944E7"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8. Felületek és használat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3E9B0"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9. Tesztelés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49F7"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10. Összefoglalás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A0D7C" w14:textId="77777777" w:rsidR="00535021" w:rsidRDefault="00535021" w:rsidP="000726F6">
    <w:pPr>
      <w:pStyle w:val="lfej"/>
      <w:spacing w:line="360"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8EDC" w14:textId="77777777" w:rsidR="00535021" w:rsidRDefault="00535021" w:rsidP="000726F6">
    <w:pPr>
      <w:pStyle w:val="lfej"/>
      <w:jc w:val="center"/>
    </w:pPr>
    <w:r>
      <w:t>2 Szálláskereső portálok</w:t>
    </w:r>
  </w:p>
  <w:p w14:paraId="509B3BB4" w14:textId="77777777" w:rsidR="00535021" w:rsidRDefault="00535021">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5C445" w14:textId="77777777" w:rsidR="00535021" w:rsidRPr="00933998" w:rsidRDefault="00535021" w:rsidP="000726F6">
    <w:pPr>
      <w:pStyle w:val="lfej"/>
      <w:jc w:val="center"/>
      <w:rPr>
        <w:rFonts w:ascii="Times New Roman" w:hAnsi="Times New Roman" w:cs="Times New Roman"/>
      </w:rPr>
    </w:pPr>
    <w:r w:rsidRPr="00933998">
      <w:rPr>
        <w:rFonts w:ascii="Times New Roman" w:hAnsi="Times New Roman" w:cs="Times New Roman"/>
      </w:rPr>
      <w:t>1. Bevezetés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ACCC" w14:textId="77777777" w:rsidR="00535021" w:rsidRPr="00933998" w:rsidRDefault="00535021" w:rsidP="000726F6">
    <w:pPr>
      <w:pStyle w:val="lfej"/>
      <w:jc w:val="center"/>
      <w:rPr>
        <w:rFonts w:ascii="Times New Roman" w:hAnsi="Times New Roman" w:cs="Times New Roman"/>
      </w:rPr>
    </w:pPr>
    <w:r w:rsidRPr="00933998">
      <w:rPr>
        <w:rFonts w:ascii="Times New Roman" w:hAnsi="Times New Roman" w:cs="Times New Roman"/>
      </w:rPr>
      <w:t>2. Szálláskereső portálok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08FAB" w14:textId="77777777" w:rsidR="00535021" w:rsidRPr="00933998" w:rsidRDefault="00535021" w:rsidP="000726F6">
    <w:pPr>
      <w:pStyle w:val="lfej"/>
      <w:jc w:val="center"/>
      <w:rPr>
        <w:rFonts w:ascii="Times New Roman" w:hAnsi="Times New Roman" w:cs="Times New Roman"/>
      </w:rPr>
    </w:pPr>
    <w:r w:rsidRPr="00933998">
      <w:rPr>
        <w:rFonts w:ascii="Times New Roman" w:hAnsi="Times New Roman" w:cs="Times New Roman"/>
      </w:rPr>
      <w:t>3. Nemlineáris programozás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4FFEB" w14:textId="77777777" w:rsidR="00535021" w:rsidRDefault="00535021" w:rsidP="000726F6">
    <w:pPr>
      <w:pStyle w:val="lfej"/>
      <w:jc w:val="center"/>
    </w:pPr>
    <w:r>
      <w:t>3 Nemlineáris programozás</w:t>
    </w:r>
  </w:p>
  <w:p w14:paraId="207ABF60" w14:textId="77777777" w:rsidR="00535021" w:rsidRDefault="00535021">
    <w:pPr>
      <w:pStyle w:val="lfej"/>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D8AFC" w14:textId="77777777" w:rsidR="00535021" w:rsidRPr="00933998" w:rsidRDefault="00535021" w:rsidP="000726F6">
    <w:pPr>
      <w:pStyle w:val="lfej"/>
      <w:jc w:val="center"/>
      <w:rPr>
        <w:rFonts w:ascii="Times New Roman" w:hAnsi="Times New Roman" w:cs="Times New Roman"/>
      </w:rPr>
    </w:pPr>
    <w:r w:rsidRPr="00933998">
      <w:rPr>
        <w:rFonts w:ascii="Times New Roman" w:hAnsi="Times New Roman" w:cs="Times New Roman"/>
      </w:rPr>
      <w:t>4. Ruby on Rails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082C4"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5. Specifikáció</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5888" w14:textId="77777777" w:rsidR="00535021" w:rsidRPr="00933998" w:rsidRDefault="00535021" w:rsidP="000726F6">
    <w:pPr>
      <w:pStyle w:val="lfej"/>
      <w:spacing w:line="360" w:lineRule="auto"/>
      <w:jc w:val="center"/>
      <w:rPr>
        <w:rFonts w:ascii="Times New Roman" w:hAnsi="Times New Roman" w:cs="Times New Roman"/>
      </w:rPr>
    </w:pPr>
    <w:r w:rsidRPr="00933998">
      <w:rPr>
        <w:rFonts w:ascii="Times New Roman" w:hAnsi="Times New Roman" w:cs="Times New Roman"/>
      </w:rPr>
      <w:t>6. Tervezés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8724D10"/>
    <w:lvl w:ilvl="0">
      <w:numFmt w:val="bullet"/>
      <w:lvlText w:val="*"/>
      <w:lvlJc w:val="left"/>
    </w:lvl>
  </w:abstractNum>
  <w:abstractNum w:abstractNumId="1">
    <w:nsid w:val="0221483D"/>
    <w:multiLevelType w:val="multilevel"/>
    <w:tmpl w:val="1F380D4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BE272F"/>
    <w:multiLevelType w:val="hybridMultilevel"/>
    <w:tmpl w:val="BAB64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4413F7"/>
    <w:multiLevelType w:val="multilevel"/>
    <w:tmpl w:val="4914D9C4"/>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242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nsid w:val="07DD59D2"/>
    <w:multiLevelType w:val="multilevel"/>
    <w:tmpl w:val="4630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F83ABA"/>
    <w:multiLevelType w:val="multilevel"/>
    <w:tmpl w:val="6EB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026E66"/>
    <w:multiLevelType w:val="hybridMultilevel"/>
    <w:tmpl w:val="C9C401BA"/>
    <w:lvl w:ilvl="0" w:tplc="D64225FE">
      <w:start w:val="1"/>
      <w:numFmt w:val="decimal"/>
      <w:pStyle w:val="Kiemeltidzet"/>
      <w:lvlText w:val="%1."/>
      <w:lvlJc w:val="left"/>
      <w:pPr>
        <w:ind w:left="360"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0D010D18"/>
    <w:multiLevelType w:val="hybridMultilevel"/>
    <w:tmpl w:val="033A1C34"/>
    <w:lvl w:ilvl="0" w:tplc="C6566870">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08093F"/>
    <w:multiLevelType w:val="hybridMultilevel"/>
    <w:tmpl w:val="C1E61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288750F"/>
    <w:multiLevelType w:val="hybridMultilevel"/>
    <w:tmpl w:val="13609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4237CD5"/>
    <w:multiLevelType w:val="hybridMultilevel"/>
    <w:tmpl w:val="7056E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62D39F5"/>
    <w:multiLevelType w:val="hybridMultilevel"/>
    <w:tmpl w:val="770EBD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033B25"/>
    <w:multiLevelType w:val="hybridMultilevel"/>
    <w:tmpl w:val="9C12EB98"/>
    <w:lvl w:ilvl="0" w:tplc="B01EF39E">
      <w:start w:val="1"/>
      <w:numFmt w:val="decimal"/>
      <w:lvlText w:val="1.%1."/>
      <w:lvlJc w:val="left"/>
      <w:pPr>
        <w:ind w:left="12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3">
    <w:nsid w:val="2CA73613"/>
    <w:multiLevelType w:val="hybridMultilevel"/>
    <w:tmpl w:val="486817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7956728"/>
    <w:multiLevelType w:val="hybridMultilevel"/>
    <w:tmpl w:val="6D640220"/>
    <w:lvl w:ilvl="0" w:tplc="BCD604D4">
      <w:start w:val="1"/>
      <w:numFmt w:val="decimal"/>
      <w:pStyle w:val="Stlus1"/>
      <w:lvlText w:val="x.%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E8C60BC"/>
    <w:multiLevelType w:val="hybridMultilevel"/>
    <w:tmpl w:val="D2B06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0765107"/>
    <w:multiLevelType w:val="hybridMultilevel"/>
    <w:tmpl w:val="9C061D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4C3571D"/>
    <w:multiLevelType w:val="hybridMultilevel"/>
    <w:tmpl w:val="527AA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18269C3"/>
    <w:multiLevelType w:val="hybridMultilevel"/>
    <w:tmpl w:val="748486C2"/>
    <w:lvl w:ilvl="0" w:tplc="977CD3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C66CFE"/>
    <w:multiLevelType w:val="hybridMultilevel"/>
    <w:tmpl w:val="516C0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6207756"/>
    <w:multiLevelType w:val="hybridMultilevel"/>
    <w:tmpl w:val="25E2C410"/>
    <w:lvl w:ilvl="0" w:tplc="1904F694">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7B1B7F0A"/>
    <w:multiLevelType w:val="hybridMultilevel"/>
    <w:tmpl w:val="01DA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12"/>
  </w:num>
  <w:num w:numId="3">
    <w:abstractNumId w:val="14"/>
  </w:num>
  <w:num w:numId="4">
    <w:abstractNumId w:val="3"/>
  </w:num>
  <w:num w:numId="5">
    <w:abstractNumId w:val="0"/>
    <w:lvlOverride w:ilvl="0">
      <w:lvl w:ilvl="0">
        <w:numFmt w:val="bullet"/>
        <w:lvlText w:val=""/>
        <w:legacy w:legacy="1" w:legacySpace="0" w:legacyIndent="0"/>
        <w:lvlJc w:val="left"/>
        <w:rPr>
          <w:rFonts w:ascii="Symbol" w:hAnsi="Symbol" w:hint="default"/>
        </w:rPr>
      </w:lvl>
    </w:lvlOverride>
  </w:num>
  <w:num w:numId="6">
    <w:abstractNumId w:val="17"/>
  </w:num>
  <w:num w:numId="7">
    <w:abstractNumId w:val="6"/>
  </w:num>
  <w:num w:numId="8">
    <w:abstractNumId w:val="9"/>
  </w:num>
  <w:num w:numId="9">
    <w:abstractNumId w:val="10"/>
  </w:num>
  <w:num w:numId="10">
    <w:abstractNumId w:val="13"/>
  </w:num>
  <w:num w:numId="11">
    <w:abstractNumId w:val="5"/>
  </w:num>
  <w:num w:numId="12">
    <w:abstractNumId w:val="21"/>
  </w:num>
  <w:num w:numId="13">
    <w:abstractNumId w:val="1"/>
  </w:num>
  <w:num w:numId="14">
    <w:abstractNumId w:val="15"/>
  </w:num>
  <w:num w:numId="15">
    <w:abstractNumId w:val="11"/>
  </w:num>
  <w:num w:numId="16">
    <w:abstractNumId w:val="19"/>
  </w:num>
  <w:num w:numId="17">
    <w:abstractNumId w:val="4"/>
  </w:num>
  <w:num w:numId="18">
    <w:abstractNumId w:val="8"/>
  </w:num>
  <w:num w:numId="19">
    <w:abstractNumId w:val="2"/>
  </w:num>
  <w:num w:numId="20">
    <w:abstractNumId w:val="20"/>
  </w:num>
  <w:num w:numId="21">
    <w:abstractNumId w:val="16"/>
  </w:num>
  <w:num w:numId="22">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lázs Rozsenich">
    <w15:presenceInfo w15:providerId="Windows Live" w15:userId="e4672afb060dfc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56F"/>
    <w:rsid w:val="00001867"/>
    <w:rsid w:val="00002A8C"/>
    <w:rsid w:val="000119DE"/>
    <w:rsid w:val="000239CA"/>
    <w:rsid w:val="0002632B"/>
    <w:rsid w:val="00030C2C"/>
    <w:rsid w:val="00033126"/>
    <w:rsid w:val="00036A18"/>
    <w:rsid w:val="00044097"/>
    <w:rsid w:val="00070899"/>
    <w:rsid w:val="000726F6"/>
    <w:rsid w:val="00074AA9"/>
    <w:rsid w:val="000967F4"/>
    <w:rsid w:val="000A1E2E"/>
    <w:rsid w:val="000A5399"/>
    <w:rsid w:val="000B616A"/>
    <w:rsid w:val="000C21EE"/>
    <w:rsid w:val="000D360C"/>
    <w:rsid w:val="000D4C5B"/>
    <w:rsid w:val="000F2550"/>
    <w:rsid w:val="000F362A"/>
    <w:rsid w:val="000F68A1"/>
    <w:rsid w:val="001032A6"/>
    <w:rsid w:val="001429B6"/>
    <w:rsid w:val="00160A86"/>
    <w:rsid w:val="00174504"/>
    <w:rsid w:val="001816FE"/>
    <w:rsid w:val="00182E2F"/>
    <w:rsid w:val="00192EFA"/>
    <w:rsid w:val="001A3C62"/>
    <w:rsid w:val="001B485C"/>
    <w:rsid w:val="001B7E1A"/>
    <w:rsid w:val="001D3E44"/>
    <w:rsid w:val="001E0024"/>
    <w:rsid w:val="001E0DB8"/>
    <w:rsid w:val="001E3C8B"/>
    <w:rsid w:val="001E5536"/>
    <w:rsid w:val="001F04FF"/>
    <w:rsid w:val="001F330E"/>
    <w:rsid w:val="001F68EE"/>
    <w:rsid w:val="002000A8"/>
    <w:rsid w:val="00201ACE"/>
    <w:rsid w:val="00204AB3"/>
    <w:rsid w:val="002120A3"/>
    <w:rsid w:val="002124F2"/>
    <w:rsid w:val="002131AC"/>
    <w:rsid w:val="00213230"/>
    <w:rsid w:val="00217914"/>
    <w:rsid w:val="00220F0F"/>
    <w:rsid w:val="00224135"/>
    <w:rsid w:val="00232F56"/>
    <w:rsid w:val="002331A3"/>
    <w:rsid w:val="00234F3F"/>
    <w:rsid w:val="00240B48"/>
    <w:rsid w:val="00261A3E"/>
    <w:rsid w:val="00273297"/>
    <w:rsid w:val="00274E3A"/>
    <w:rsid w:val="00277DFB"/>
    <w:rsid w:val="002922C9"/>
    <w:rsid w:val="002A7821"/>
    <w:rsid w:val="002A7B89"/>
    <w:rsid w:val="002B03D6"/>
    <w:rsid w:val="002B32D6"/>
    <w:rsid w:val="002B53A1"/>
    <w:rsid w:val="002C23B8"/>
    <w:rsid w:val="002E2DC9"/>
    <w:rsid w:val="002E66E7"/>
    <w:rsid w:val="002E6F67"/>
    <w:rsid w:val="003041DD"/>
    <w:rsid w:val="00332F70"/>
    <w:rsid w:val="0033408E"/>
    <w:rsid w:val="003404C5"/>
    <w:rsid w:val="00343BDC"/>
    <w:rsid w:val="003507B2"/>
    <w:rsid w:val="003522B1"/>
    <w:rsid w:val="0035793B"/>
    <w:rsid w:val="003620FF"/>
    <w:rsid w:val="003623C9"/>
    <w:rsid w:val="00370A29"/>
    <w:rsid w:val="00383431"/>
    <w:rsid w:val="0038507E"/>
    <w:rsid w:val="00385306"/>
    <w:rsid w:val="003863EC"/>
    <w:rsid w:val="003908DF"/>
    <w:rsid w:val="00394B42"/>
    <w:rsid w:val="003B446E"/>
    <w:rsid w:val="003B4E81"/>
    <w:rsid w:val="003C337D"/>
    <w:rsid w:val="003C484E"/>
    <w:rsid w:val="003C74D1"/>
    <w:rsid w:val="003D5328"/>
    <w:rsid w:val="003D64B5"/>
    <w:rsid w:val="003E14A4"/>
    <w:rsid w:val="003E5879"/>
    <w:rsid w:val="003F6B95"/>
    <w:rsid w:val="003F7BFB"/>
    <w:rsid w:val="00402DF7"/>
    <w:rsid w:val="00404972"/>
    <w:rsid w:val="00405A45"/>
    <w:rsid w:val="004137AE"/>
    <w:rsid w:val="0041717D"/>
    <w:rsid w:val="00443005"/>
    <w:rsid w:val="00447B56"/>
    <w:rsid w:val="0045402E"/>
    <w:rsid w:val="004676DB"/>
    <w:rsid w:val="004721DB"/>
    <w:rsid w:val="00482529"/>
    <w:rsid w:val="00491449"/>
    <w:rsid w:val="004A79C6"/>
    <w:rsid w:val="004B627C"/>
    <w:rsid w:val="004C5FFD"/>
    <w:rsid w:val="004C6BBB"/>
    <w:rsid w:val="004D06E6"/>
    <w:rsid w:val="004D6986"/>
    <w:rsid w:val="004F0A9C"/>
    <w:rsid w:val="004F5560"/>
    <w:rsid w:val="004F6466"/>
    <w:rsid w:val="00502272"/>
    <w:rsid w:val="005045DB"/>
    <w:rsid w:val="00506171"/>
    <w:rsid w:val="00515E3F"/>
    <w:rsid w:val="00524641"/>
    <w:rsid w:val="005260F0"/>
    <w:rsid w:val="00530FAE"/>
    <w:rsid w:val="00535021"/>
    <w:rsid w:val="00535835"/>
    <w:rsid w:val="005362C4"/>
    <w:rsid w:val="0053708F"/>
    <w:rsid w:val="005607F6"/>
    <w:rsid w:val="00576706"/>
    <w:rsid w:val="00576DFD"/>
    <w:rsid w:val="00582DD1"/>
    <w:rsid w:val="00591A83"/>
    <w:rsid w:val="00595C5B"/>
    <w:rsid w:val="005B0978"/>
    <w:rsid w:val="005B13BE"/>
    <w:rsid w:val="005B34E3"/>
    <w:rsid w:val="005B57DF"/>
    <w:rsid w:val="005B5AED"/>
    <w:rsid w:val="005B7CA3"/>
    <w:rsid w:val="005C65AD"/>
    <w:rsid w:val="005C6E8C"/>
    <w:rsid w:val="005D12DB"/>
    <w:rsid w:val="005D18C7"/>
    <w:rsid w:val="005D5CA2"/>
    <w:rsid w:val="005E2101"/>
    <w:rsid w:val="005E4A8D"/>
    <w:rsid w:val="006026F5"/>
    <w:rsid w:val="0061023E"/>
    <w:rsid w:val="006119CE"/>
    <w:rsid w:val="00613EEB"/>
    <w:rsid w:val="00622101"/>
    <w:rsid w:val="0062635B"/>
    <w:rsid w:val="00631CBE"/>
    <w:rsid w:val="00633614"/>
    <w:rsid w:val="00645DD5"/>
    <w:rsid w:val="00654EF7"/>
    <w:rsid w:val="006557D6"/>
    <w:rsid w:val="00657670"/>
    <w:rsid w:val="00657979"/>
    <w:rsid w:val="00662DE1"/>
    <w:rsid w:val="0066437E"/>
    <w:rsid w:val="00664C0E"/>
    <w:rsid w:val="006837CF"/>
    <w:rsid w:val="00691F77"/>
    <w:rsid w:val="006A1DB1"/>
    <w:rsid w:val="006A5C5F"/>
    <w:rsid w:val="006A7FB4"/>
    <w:rsid w:val="006C0662"/>
    <w:rsid w:val="006C3248"/>
    <w:rsid w:val="006C5375"/>
    <w:rsid w:val="006D703E"/>
    <w:rsid w:val="00702842"/>
    <w:rsid w:val="00710CD5"/>
    <w:rsid w:val="007136B8"/>
    <w:rsid w:val="007235FD"/>
    <w:rsid w:val="00725C57"/>
    <w:rsid w:val="007273F3"/>
    <w:rsid w:val="00731836"/>
    <w:rsid w:val="00733040"/>
    <w:rsid w:val="007372C5"/>
    <w:rsid w:val="0074201C"/>
    <w:rsid w:val="00746569"/>
    <w:rsid w:val="00753F0A"/>
    <w:rsid w:val="007576E6"/>
    <w:rsid w:val="00764BA5"/>
    <w:rsid w:val="00785EB0"/>
    <w:rsid w:val="00794671"/>
    <w:rsid w:val="0079501B"/>
    <w:rsid w:val="0079680A"/>
    <w:rsid w:val="007A25F2"/>
    <w:rsid w:val="007A49E6"/>
    <w:rsid w:val="007A5BDD"/>
    <w:rsid w:val="007B740E"/>
    <w:rsid w:val="007C1914"/>
    <w:rsid w:val="007C361F"/>
    <w:rsid w:val="007C7165"/>
    <w:rsid w:val="007C794E"/>
    <w:rsid w:val="007D5753"/>
    <w:rsid w:val="007E39DC"/>
    <w:rsid w:val="007E7814"/>
    <w:rsid w:val="007F30CD"/>
    <w:rsid w:val="008019D9"/>
    <w:rsid w:val="00813A78"/>
    <w:rsid w:val="00816B34"/>
    <w:rsid w:val="00817998"/>
    <w:rsid w:val="00832F53"/>
    <w:rsid w:val="00845B1E"/>
    <w:rsid w:val="00846FB7"/>
    <w:rsid w:val="00854A92"/>
    <w:rsid w:val="00854B19"/>
    <w:rsid w:val="0085600F"/>
    <w:rsid w:val="00864D34"/>
    <w:rsid w:val="00866F88"/>
    <w:rsid w:val="00870398"/>
    <w:rsid w:val="0087156F"/>
    <w:rsid w:val="00876758"/>
    <w:rsid w:val="00883FCB"/>
    <w:rsid w:val="00885740"/>
    <w:rsid w:val="008961C6"/>
    <w:rsid w:val="008A2551"/>
    <w:rsid w:val="008B1DD2"/>
    <w:rsid w:val="008B392C"/>
    <w:rsid w:val="008B767E"/>
    <w:rsid w:val="008C3C38"/>
    <w:rsid w:val="008C5264"/>
    <w:rsid w:val="008C61B1"/>
    <w:rsid w:val="008C71AF"/>
    <w:rsid w:val="008C745F"/>
    <w:rsid w:val="008C768E"/>
    <w:rsid w:val="008D01FB"/>
    <w:rsid w:val="008D2F32"/>
    <w:rsid w:val="008D3B4F"/>
    <w:rsid w:val="00900594"/>
    <w:rsid w:val="00902249"/>
    <w:rsid w:val="00904ABD"/>
    <w:rsid w:val="009266D0"/>
    <w:rsid w:val="00927244"/>
    <w:rsid w:val="00927D1C"/>
    <w:rsid w:val="00933998"/>
    <w:rsid w:val="0094076C"/>
    <w:rsid w:val="00964772"/>
    <w:rsid w:val="00965E6C"/>
    <w:rsid w:val="009674AC"/>
    <w:rsid w:val="00974AB9"/>
    <w:rsid w:val="009774D1"/>
    <w:rsid w:val="00986247"/>
    <w:rsid w:val="00991EBD"/>
    <w:rsid w:val="009A1A0A"/>
    <w:rsid w:val="009A662F"/>
    <w:rsid w:val="009B2632"/>
    <w:rsid w:val="009B3C9E"/>
    <w:rsid w:val="009B74F8"/>
    <w:rsid w:val="009B7F0A"/>
    <w:rsid w:val="009C04AD"/>
    <w:rsid w:val="009D202D"/>
    <w:rsid w:val="009D249E"/>
    <w:rsid w:val="009D47D8"/>
    <w:rsid w:val="009E2825"/>
    <w:rsid w:val="009F78A1"/>
    <w:rsid w:val="00A034AC"/>
    <w:rsid w:val="00A06E9A"/>
    <w:rsid w:val="00A12D82"/>
    <w:rsid w:val="00A163AF"/>
    <w:rsid w:val="00A1778B"/>
    <w:rsid w:val="00A2099A"/>
    <w:rsid w:val="00A255F2"/>
    <w:rsid w:val="00A35656"/>
    <w:rsid w:val="00A37879"/>
    <w:rsid w:val="00A423CD"/>
    <w:rsid w:val="00A44FAB"/>
    <w:rsid w:val="00A45F80"/>
    <w:rsid w:val="00A54D31"/>
    <w:rsid w:val="00A571DC"/>
    <w:rsid w:val="00A60563"/>
    <w:rsid w:val="00A709E9"/>
    <w:rsid w:val="00A74EB2"/>
    <w:rsid w:val="00A7689A"/>
    <w:rsid w:val="00A91536"/>
    <w:rsid w:val="00A94156"/>
    <w:rsid w:val="00A95E01"/>
    <w:rsid w:val="00A969AC"/>
    <w:rsid w:val="00AA23C9"/>
    <w:rsid w:val="00AA3717"/>
    <w:rsid w:val="00AA5DE9"/>
    <w:rsid w:val="00AA7E3A"/>
    <w:rsid w:val="00AB5A41"/>
    <w:rsid w:val="00AB6E72"/>
    <w:rsid w:val="00AC4BC8"/>
    <w:rsid w:val="00AC5916"/>
    <w:rsid w:val="00AD281C"/>
    <w:rsid w:val="00AD683F"/>
    <w:rsid w:val="00AE2C14"/>
    <w:rsid w:val="00AE7F9F"/>
    <w:rsid w:val="00AF2321"/>
    <w:rsid w:val="00B02518"/>
    <w:rsid w:val="00B0392F"/>
    <w:rsid w:val="00B07845"/>
    <w:rsid w:val="00B248E5"/>
    <w:rsid w:val="00B325A7"/>
    <w:rsid w:val="00B357F2"/>
    <w:rsid w:val="00B35EA3"/>
    <w:rsid w:val="00B50DD1"/>
    <w:rsid w:val="00B617AA"/>
    <w:rsid w:val="00B65813"/>
    <w:rsid w:val="00B66172"/>
    <w:rsid w:val="00B67DCA"/>
    <w:rsid w:val="00B71198"/>
    <w:rsid w:val="00B7218F"/>
    <w:rsid w:val="00B82D66"/>
    <w:rsid w:val="00B83C86"/>
    <w:rsid w:val="00B90178"/>
    <w:rsid w:val="00B91650"/>
    <w:rsid w:val="00B92E63"/>
    <w:rsid w:val="00B92F11"/>
    <w:rsid w:val="00BA0184"/>
    <w:rsid w:val="00BD602F"/>
    <w:rsid w:val="00BF0669"/>
    <w:rsid w:val="00C00DA9"/>
    <w:rsid w:val="00C02AB8"/>
    <w:rsid w:val="00C25EA9"/>
    <w:rsid w:val="00C3114D"/>
    <w:rsid w:val="00C57A80"/>
    <w:rsid w:val="00C6184B"/>
    <w:rsid w:val="00C63D29"/>
    <w:rsid w:val="00C64659"/>
    <w:rsid w:val="00C66C92"/>
    <w:rsid w:val="00C77309"/>
    <w:rsid w:val="00C97E1F"/>
    <w:rsid w:val="00CC1289"/>
    <w:rsid w:val="00CC34DE"/>
    <w:rsid w:val="00CC3AF8"/>
    <w:rsid w:val="00CC6806"/>
    <w:rsid w:val="00CE70EA"/>
    <w:rsid w:val="00CF0570"/>
    <w:rsid w:val="00CF7E8E"/>
    <w:rsid w:val="00D1044B"/>
    <w:rsid w:val="00D125F2"/>
    <w:rsid w:val="00D162E6"/>
    <w:rsid w:val="00D323D7"/>
    <w:rsid w:val="00D376E7"/>
    <w:rsid w:val="00D3792F"/>
    <w:rsid w:val="00D42989"/>
    <w:rsid w:val="00D4467C"/>
    <w:rsid w:val="00D44D5E"/>
    <w:rsid w:val="00D47E9D"/>
    <w:rsid w:val="00D54685"/>
    <w:rsid w:val="00D55DFA"/>
    <w:rsid w:val="00D770AE"/>
    <w:rsid w:val="00D87498"/>
    <w:rsid w:val="00D9577F"/>
    <w:rsid w:val="00D9667B"/>
    <w:rsid w:val="00DB03C0"/>
    <w:rsid w:val="00DB0D36"/>
    <w:rsid w:val="00DB1272"/>
    <w:rsid w:val="00DB471F"/>
    <w:rsid w:val="00DC2762"/>
    <w:rsid w:val="00DC6461"/>
    <w:rsid w:val="00DC71BB"/>
    <w:rsid w:val="00DD7243"/>
    <w:rsid w:val="00DD7B15"/>
    <w:rsid w:val="00DE3ECA"/>
    <w:rsid w:val="00DF42B6"/>
    <w:rsid w:val="00E02F2B"/>
    <w:rsid w:val="00E0343D"/>
    <w:rsid w:val="00E10309"/>
    <w:rsid w:val="00E14D8C"/>
    <w:rsid w:val="00E15E35"/>
    <w:rsid w:val="00E257D0"/>
    <w:rsid w:val="00E33763"/>
    <w:rsid w:val="00E348D9"/>
    <w:rsid w:val="00E364C5"/>
    <w:rsid w:val="00E376C3"/>
    <w:rsid w:val="00E40DAB"/>
    <w:rsid w:val="00E43EC5"/>
    <w:rsid w:val="00E445B3"/>
    <w:rsid w:val="00E45F61"/>
    <w:rsid w:val="00E474FA"/>
    <w:rsid w:val="00E53C9B"/>
    <w:rsid w:val="00E626C9"/>
    <w:rsid w:val="00E62750"/>
    <w:rsid w:val="00E664F9"/>
    <w:rsid w:val="00E67576"/>
    <w:rsid w:val="00E7459E"/>
    <w:rsid w:val="00E830C7"/>
    <w:rsid w:val="00E864E8"/>
    <w:rsid w:val="00EA4387"/>
    <w:rsid w:val="00EA7F60"/>
    <w:rsid w:val="00EB5154"/>
    <w:rsid w:val="00ED1C9C"/>
    <w:rsid w:val="00ED7CFA"/>
    <w:rsid w:val="00EE5742"/>
    <w:rsid w:val="00EF2426"/>
    <w:rsid w:val="00F0229A"/>
    <w:rsid w:val="00F03841"/>
    <w:rsid w:val="00F119DF"/>
    <w:rsid w:val="00F15F5F"/>
    <w:rsid w:val="00F2252E"/>
    <w:rsid w:val="00F24D4B"/>
    <w:rsid w:val="00F2524C"/>
    <w:rsid w:val="00F3290A"/>
    <w:rsid w:val="00F4339A"/>
    <w:rsid w:val="00F46EB0"/>
    <w:rsid w:val="00F55FFA"/>
    <w:rsid w:val="00F6648B"/>
    <w:rsid w:val="00F66B0A"/>
    <w:rsid w:val="00F76177"/>
    <w:rsid w:val="00F84EBA"/>
    <w:rsid w:val="00F95696"/>
    <w:rsid w:val="00FA3129"/>
    <w:rsid w:val="00FA4ECA"/>
    <w:rsid w:val="00FA5E63"/>
    <w:rsid w:val="00FC175D"/>
    <w:rsid w:val="00FC54AF"/>
    <w:rsid w:val="00FD5FB2"/>
    <w:rsid w:val="00FD75CB"/>
    <w:rsid w:val="00FF3CF7"/>
    <w:rsid w:val="00FF5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5CB7"/>
  <w15:chartTrackingRefBased/>
  <w15:docId w15:val="{26843A15-3D44-4D48-95C5-B97C441C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7156F"/>
    <w:rPr>
      <w:lang w:val="hu-HU"/>
    </w:rPr>
  </w:style>
  <w:style w:type="paragraph" w:styleId="Cmsor1">
    <w:name w:val="heading 1"/>
    <w:aliases w:val="Thesis Címsor 1"/>
    <w:basedOn w:val="Norml"/>
    <w:next w:val="ThesisSzvegElsBekezds"/>
    <w:link w:val="Cmsor1Char"/>
    <w:uiPriority w:val="9"/>
    <w:qFormat/>
    <w:rsid w:val="007E7814"/>
    <w:pPr>
      <w:keepNext/>
      <w:keepLines/>
      <w:numPr>
        <w:numId w:val="13"/>
      </w:numPr>
      <w:spacing w:before="240" w:after="0" w:line="480" w:lineRule="auto"/>
      <w:ind w:left="567" w:hanging="567"/>
      <w:outlineLvl w:val="0"/>
    </w:pPr>
    <w:rPr>
      <w:rFonts w:ascii="Arial" w:eastAsiaTheme="majorEastAsia" w:hAnsi="Arial" w:cstheme="majorBidi"/>
      <w:b/>
      <w:sz w:val="28"/>
      <w:szCs w:val="32"/>
    </w:rPr>
  </w:style>
  <w:style w:type="paragraph" w:styleId="Cmsor2">
    <w:name w:val="heading 2"/>
    <w:aliases w:val="Thesis Címsor 2"/>
    <w:basedOn w:val="Norml"/>
    <w:next w:val="ThesisSzvegElsBekezds"/>
    <w:link w:val="Cmsor2Char"/>
    <w:uiPriority w:val="9"/>
    <w:unhideWhenUsed/>
    <w:qFormat/>
    <w:rsid w:val="007E7814"/>
    <w:pPr>
      <w:keepNext/>
      <w:keepLines/>
      <w:numPr>
        <w:ilvl w:val="1"/>
        <w:numId w:val="13"/>
      </w:numPr>
      <w:spacing w:before="40" w:after="0" w:line="480" w:lineRule="auto"/>
      <w:ind w:left="567" w:hanging="567"/>
      <w:outlineLvl w:val="1"/>
    </w:pPr>
    <w:rPr>
      <w:rFonts w:ascii="Arial" w:eastAsiaTheme="majorEastAsia" w:hAnsi="Arial" w:cstheme="majorBidi"/>
      <w:b/>
      <w:sz w:val="24"/>
      <w:szCs w:val="26"/>
    </w:rPr>
  </w:style>
  <w:style w:type="paragraph" w:styleId="Cmsor3">
    <w:name w:val="heading 3"/>
    <w:aliases w:val="Thesis Címsor 3"/>
    <w:basedOn w:val="Norml"/>
    <w:next w:val="ThesisSzvegElsBekezds"/>
    <w:link w:val="Cmsor3Char"/>
    <w:autoRedefine/>
    <w:uiPriority w:val="9"/>
    <w:unhideWhenUsed/>
    <w:qFormat/>
    <w:rsid w:val="007E7814"/>
    <w:pPr>
      <w:keepNext/>
      <w:keepLines/>
      <w:numPr>
        <w:ilvl w:val="2"/>
        <w:numId w:val="13"/>
      </w:numPr>
      <w:spacing w:after="0" w:line="360" w:lineRule="auto"/>
      <w:ind w:left="567" w:hanging="567"/>
      <w:outlineLvl w:val="2"/>
    </w:pPr>
    <w:rPr>
      <w:rFonts w:ascii="Arial" w:eastAsiaTheme="majorEastAsia" w:hAnsi="Arial" w:cstheme="majorBidi"/>
      <w:b/>
      <w:sz w:val="24"/>
      <w:szCs w:val="24"/>
    </w:rPr>
  </w:style>
  <w:style w:type="paragraph" w:styleId="Cmsor4">
    <w:name w:val="heading 4"/>
    <w:aliases w:val="Thesis Címsor 4"/>
    <w:basedOn w:val="Norml"/>
    <w:next w:val="ThesisSzvegElsBekezds"/>
    <w:link w:val="Cmsor4Char"/>
    <w:uiPriority w:val="9"/>
    <w:unhideWhenUsed/>
    <w:qFormat/>
    <w:rsid w:val="007E7814"/>
    <w:pPr>
      <w:keepNext/>
      <w:keepLines/>
      <w:numPr>
        <w:ilvl w:val="3"/>
        <w:numId w:val="13"/>
      </w:numPr>
      <w:spacing w:before="40" w:after="0" w:line="360" w:lineRule="auto"/>
      <w:ind w:left="567" w:hanging="567"/>
      <w:outlineLvl w:val="3"/>
    </w:pPr>
    <w:rPr>
      <w:rFonts w:ascii="Arial" w:eastAsiaTheme="majorEastAsia" w:hAnsi="Arial" w:cstheme="majorBidi"/>
      <w:b/>
      <w:iCs/>
      <w:sz w:val="24"/>
    </w:rPr>
  </w:style>
  <w:style w:type="paragraph" w:styleId="Cmsor5">
    <w:name w:val="heading 5"/>
    <w:basedOn w:val="Norml"/>
    <w:next w:val="Norml"/>
    <w:link w:val="Cmsor5Char"/>
    <w:uiPriority w:val="9"/>
    <w:unhideWhenUsed/>
    <w:qFormat/>
    <w:rsid w:val="007E7814"/>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7E7814"/>
    <w:pPr>
      <w:keepNext/>
      <w:keepLines/>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F038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F038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F038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hesisSzveg">
    <w:name w:val="Thesis Szöveg"/>
    <w:basedOn w:val="Norml"/>
    <w:qFormat/>
    <w:rsid w:val="0087156F"/>
    <w:pPr>
      <w:spacing w:line="360" w:lineRule="auto"/>
      <w:ind w:firstLine="720"/>
      <w:jc w:val="both"/>
    </w:pPr>
    <w:rPr>
      <w:rFonts w:ascii="Times New Roman" w:hAnsi="Times New Roman"/>
      <w:sz w:val="24"/>
    </w:rPr>
  </w:style>
  <w:style w:type="paragraph" w:customStyle="1" w:styleId="ThesisSzvegElsBekezds">
    <w:name w:val="Thesis Szöveg Első Bekezdés"/>
    <w:basedOn w:val="ThesisSzveg"/>
    <w:next w:val="ThesisSzveg"/>
    <w:autoRedefine/>
    <w:qFormat/>
    <w:rsid w:val="00535021"/>
    <w:pPr>
      <w:ind w:firstLine="0"/>
    </w:pPr>
  </w:style>
  <w:style w:type="character" w:customStyle="1" w:styleId="Cmsor1Char">
    <w:name w:val="Címsor 1 Char"/>
    <w:aliases w:val="Thesis Címsor 1 Char"/>
    <w:basedOn w:val="Bekezdsalapbettpusa"/>
    <w:link w:val="Cmsor1"/>
    <w:uiPriority w:val="9"/>
    <w:rsid w:val="007E7814"/>
    <w:rPr>
      <w:rFonts w:ascii="Arial" w:eastAsiaTheme="majorEastAsia" w:hAnsi="Arial" w:cstheme="majorBidi"/>
      <w:b/>
      <w:sz w:val="28"/>
      <w:szCs w:val="32"/>
      <w:lang w:val="hu-HU"/>
    </w:rPr>
  </w:style>
  <w:style w:type="character" w:customStyle="1" w:styleId="Cmsor2Char">
    <w:name w:val="Címsor 2 Char"/>
    <w:aliases w:val="Thesis Címsor 2 Char"/>
    <w:basedOn w:val="Bekezdsalapbettpusa"/>
    <w:link w:val="Cmsor2"/>
    <w:uiPriority w:val="9"/>
    <w:rsid w:val="007E7814"/>
    <w:rPr>
      <w:rFonts w:ascii="Arial" w:eastAsiaTheme="majorEastAsia" w:hAnsi="Arial" w:cstheme="majorBidi"/>
      <w:b/>
      <w:sz w:val="24"/>
      <w:szCs w:val="26"/>
      <w:lang w:val="hu-HU"/>
    </w:rPr>
  </w:style>
  <w:style w:type="character" w:customStyle="1" w:styleId="Cmsor3Char">
    <w:name w:val="Címsor 3 Char"/>
    <w:aliases w:val="Thesis Címsor 3 Char"/>
    <w:basedOn w:val="Bekezdsalapbettpusa"/>
    <w:link w:val="Cmsor3"/>
    <w:uiPriority w:val="9"/>
    <w:rsid w:val="007E7814"/>
    <w:rPr>
      <w:rFonts w:ascii="Arial" w:eastAsiaTheme="majorEastAsia" w:hAnsi="Arial" w:cstheme="majorBidi"/>
      <w:b/>
      <w:sz w:val="24"/>
      <w:szCs w:val="24"/>
      <w:lang w:val="hu-HU"/>
    </w:rPr>
  </w:style>
  <w:style w:type="character" w:customStyle="1" w:styleId="Cmsor4Char">
    <w:name w:val="Címsor 4 Char"/>
    <w:aliases w:val="Thesis Címsor 4 Char"/>
    <w:basedOn w:val="Bekezdsalapbettpusa"/>
    <w:link w:val="Cmsor4"/>
    <w:uiPriority w:val="9"/>
    <w:rsid w:val="007E7814"/>
    <w:rPr>
      <w:rFonts w:ascii="Arial" w:eastAsiaTheme="majorEastAsia" w:hAnsi="Arial" w:cstheme="majorBidi"/>
      <w:b/>
      <w:iCs/>
      <w:sz w:val="24"/>
      <w:lang w:val="hu-HU"/>
    </w:rPr>
  </w:style>
  <w:style w:type="character" w:customStyle="1" w:styleId="Cmsor5Char">
    <w:name w:val="Címsor 5 Char"/>
    <w:basedOn w:val="Bekezdsalapbettpusa"/>
    <w:link w:val="Cmsor5"/>
    <w:uiPriority w:val="9"/>
    <w:rsid w:val="0087156F"/>
    <w:rPr>
      <w:rFonts w:asciiTheme="majorHAnsi" w:eastAsiaTheme="majorEastAsia" w:hAnsiTheme="majorHAnsi" w:cstheme="majorBidi"/>
      <w:color w:val="2E74B5" w:themeColor="accent1" w:themeShade="BF"/>
    </w:rPr>
  </w:style>
  <w:style w:type="paragraph" w:customStyle="1" w:styleId="ThesisKpalrs">
    <w:name w:val="Thesis Képaláírás"/>
    <w:basedOn w:val="Norml"/>
    <w:next w:val="ThesisSzveg"/>
    <w:autoRedefine/>
    <w:qFormat/>
    <w:rsid w:val="00E53C9B"/>
    <w:pPr>
      <w:spacing w:line="360" w:lineRule="auto"/>
      <w:jc w:val="center"/>
    </w:pPr>
    <w:rPr>
      <w:rFonts w:ascii="Times New Roman" w:hAnsi="Times New Roman"/>
      <w:sz w:val="20"/>
      <w:szCs w:val="20"/>
    </w:rPr>
  </w:style>
  <w:style w:type="paragraph" w:customStyle="1" w:styleId="ThesisH1">
    <w:name w:val="Thesis H1"/>
    <w:basedOn w:val="Cmsor1"/>
    <w:next w:val="ThesisSzvegElsBekezds"/>
    <w:link w:val="ThesisH1Char"/>
    <w:qFormat/>
    <w:rsid w:val="00883FCB"/>
    <w:pPr>
      <w:numPr>
        <w:numId w:val="0"/>
      </w:numPr>
      <w:jc w:val="center"/>
    </w:pPr>
  </w:style>
  <w:style w:type="paragraph" w:customStyle="1" w:styleId="ThesisH2">
    <w:name w:val="Thesis H2"/>
    <w:basedOn w:val="Cmsor2"/>
    <w:next w:val="ThesisSzvegElsBekezds"/>
    <w:qFormat/>
    <w:rsid w:val="008C768E"/>
    <w:pPr>
      <w:numPr>
        <w:ilvl w:val="0"/>
        <w:numId w:val="0"/>
      </w:numPr>
    </w:pPr>
    <w:rPr>
      <w:sz w:val="27"/>
    </w:rPr>
  </w:style>
  <w:style w:type="paragraph" w:customStyle="1" w:styleId="Stlus1">
    <w:name w:val="Stílus1"/>
    <w:basedOn w:val="ThesisH2"/>
    <w:rsid w:val="00F03841"/>
    <w:pPr>
      <w:numPr>
        <w:numId w:val="3"/>
      </w:numPr>
    </w:pPr>
  </w:style>
  <w:style w:type="character" w:customStyle="1" w:styleId="Cmsor6Char">
    <w:name w:val="Címsor 6 Char"/>
    <w:basedOn w:val="Bekezdsalapbettpusa"/>
    <w:link w:val="Cmsor6"/>
    <w:uiPriority w:val="9"/>
    <w:semiHidden/>
    <w:rsid w:val="00F03841"/>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F03841"/>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F0384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F03841"/>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8C768E"/>
    <w:pPr>
      <w:tabs>
        <w:tab w:val="center" w:pos="4703"/>
        <w:tab w:val="right" w:pos="9406"/>
      </w:tabs>
      <w:spacing w:after="0" w:line="240" w:lineRule="auto"/>
    </w:pPr>
  </w:style>
  <w:style w:type="character" w:customStyle="1" w:styleId="lfejChar">
    <w:name w:val="Élőfej Char"/>
    <w:basedOn w:val="Bekezdsalapbettpusa"/>
    <w:link w:val="lfej"/>
    <w:uiPriority w:val="99"/>
    <w:rsid w:val="008C768E"/>
  </w:style>
  <w:style w:type="paragraph" w:styleId="llb">
    <w:name w:val="footer"/>
    <w:basedOn w:val="Norml"/>
    <w:link w:val="llbChar"/>
    <w:uiPriority w:val="99"/>
    <w:unhideWhenUsed/>
    <w:rsid w:val="008C768E"/>
    <w:pPr>
      <w:tabs>
        <w:tab w:val="center" w:pos="4703"/>
        <w:tab w:val="right" w:pos="9406"/>
      </w:tabs>
      <w:spacing w:after="0" w:line="240" w:lineRule="auto"/>
    </w:pPr>
  </w:style>
  <w:style w:type="character" w:customStyle="1" w:styleId="llbChar">
    <w:name w:val="Élőláb Char"/>
    <w:basedOn w:val="Bekezdsalapbettpusa"/>
    <w:link w:val="llb"/>
    <w:uiPriority w:val="99"/>
    <w:rsid w:val="008C768E"/>
  </w:style>
  <w:style w:type="paragraph" w:styleId="Tartalomjegyzkcmsora">
    <w:name w:val="TOC Heading"/>
    <w:basedOn w:val="Cmsor1"/>
    <w:next w:val="Norml"/>
    <w:uiPriority w:val="39"/>
    <w:unhideWhenUsed/>
    <w:rsid w:val="00AA7E3A"/>
    <w:pPr>
      <w:numPr>
        <w:numId w:val="0"/>
      </w:numPr>
      <w:spacing w:line="259" w:lineRule="auto"/>
      <w:outlineLvl w:val="9"/>
    </w:pPr>
    <w:rPr>
      <w:rFonts w:asciiTheme="majorHAnsi" w:hAnsiTheme="majorHAnsi"/>
      <w:b w:val="0"/>
      <w:color w:val="2E74B5" w:themeColor="accent1" w:themeShade="BF"/>
      <w:sz w:val="32"/>
    </w:rPr>
  </w:style>
  <w:style w:type="paragraph" w:styleId="TJ1">
    <w:name w:val="toc 1"/>
    <w:basedOn w:val="Norml"/>
    <w:next w:val="Norml"/>
    <w:autoRedefine/>
    <w:uiPriority w:val="39"/>
    <w:unhideWhenUsed/>
    <w:rsid w:val="00AA7E3A"/>
    <w:pPr>
      <w:spacing w:after="100"/>
    </w:pPr>
  </w:style>
  <w:style w:type="paragraph" w:styleId="TJ2">
    <w:name w:val="toc 2"/>
    <w:basedOn w:val="Norml"/>
    <w:next w:val="Norml"/>
    <w:autoRedefine/>
    <w:uiPriority w:val="39"/>
    <w:unhideWhenUsed/>
    <w:rsid w:val="00AA7E3A"/>
    <w:pPr>
      <w:spacing w:after="100"/>
      <w:ind w:left="220"/>
    </w:pPr>
  </w:style>
  <w:style w:type="character" w:styleId="Hiperhivatkozs">
    <w:name w:val="Hyperlink"/>
    <w:basedOn w:val="Bekezdsalapbettpusa"/>
    <w:uiPriority w:val="99"/>
    <w:unhideWhenUsed/>
    <w:rsid w:val="00AA7E3A"/>
    <w:rPr>
      <w:color w:val="0563C1" w:themeColor="hyperlink"/>
      <w:u w:val="single"/>
    </w:rPr>
  </w:style>
  <w:style w:type="paragraph" w:customStyle="1" w:styleId="ThesisHX">
    <w:name w:val="Thesis HX"/>
    <w:basedOn w:val="ThesisH1"/>
    <w:next w:val="ThesisSzvegElsBekezds"/>
    <w:link w:val="ThesisHXChar"/>
    <w:qFormat/>
    <w:rsid w:val="00AA7E3A"/>
    <w:rPr>
      <w:i/>
      <w:sz w:val="24"/>
    </w:rPr>
  </w:style>
  <w:style w:type="character" w:customStyle="1" w:styleId="ThesisH1Char">
    <w:name w:val="Thesis H1 Char"/>
    <w:basedOn w:val="Cmsor1Char"/>
    <w:link w:val="ThesisH1"/>
    <w:rsid w:val="00AA7E3A"/>
    <w:rPr>
      <w:rFonts w:ascii="Arial" w:eastAsiaTheme="majorEastAsia" w:hAnsi="Arial" w:cstheme="majorBidi"/>
      <w:b/>
      <w:sz w:val="28"/>
      <w:szCs w:val="32"/>
      <w:lang w:val="hu-HU"/>
    </w:rPr>
  </w:style>
  <w:style w:type="character" w:customStyle="1" w:styleId="ThesisHXChar">
    <w:name w:val="Thesis HX Char"/>
    <w:basedOn w:val="ThesisH1Char"/>
    <w:link w:val="ThesisHX"/>
    <w:rsid w:val="00AA7E3A"/>
    <w:rPr>
      <w:rFonts w:ascii="Arial" w:eastAsiaTheme="majorEastAsia" w:hAnsi="Arial" w:cstheme="majorBidi"/>
      <w:b/>
      <w:i/>
      <w:sz w:val="24"/>
      <w:szCs w:val="32"/>
      <w:lang w:val="hu-HU"/>
    </w:rPr>
  </w:style>
  <w:style w:type="paragraph" w:styleId="Kpalrs">
    <w:name w:val="caption"/>
    <w:basedOn w:val="Norml"/>
    <w:next w:val="Norml"/>
    <w:uiPriority w:val="35"/>
    <w:unhideWhenUsed/>
    <w:qFormat/>
    <w:rsid w:val="00613EEB"/>
    <w:pPr>
      <w:spacing w:after="200" w:line="240" w:lineRule="auto"/>
    </w:pPr>
    <w:rPr>
      <w:i/>
      <w:iCs/>
      <w:color w:val="44546A" w:themeColor="text2"/>
      <w:sz w:val="18"/>
      <w:szCs w:val="18"/>
    </w:rPr>
  </w:style>
  <w:style w:type="character" w:styleId="Helyrzszveg">
    <w:name w:val="Placeholder Text"/>
    <w:basedOn w:val="Bekezdsalapbettpusa"/>
    <w:uiPriority w:val="99"/>
    <w:semiHidden/>
    <w:rsid w:val="003B446E"/>
    <w:rPr>
      <w:color w:val="808080"/>
    </w:rPr>
  </w:style>
  <w:style w:type="paragraph" w:styleId="TJ3">
    <w:name w:val="toc 3"/>
    <w:basedOn w:val="Norml"/>
    <w:next w:val="Norml"/>
    <w:autoRedefine/>
    <w:uiPriority w:val="39"/>
    <w:unhideWhenUsed/>
    <w:rsid w:val="00964772"/>
    <w:pPr>
      <w:spacing w:after="100"/>
      <w:ind w:left="440"/>
    </w:pPr>
  </w:style>
  <w:style w:type="paragraph" w:styleId="Nincstrkz">
    <w:name w:val="No Spacing"/>
    <w:uiPriority w:val="1"/>
    <w:qFormat/>
    <w:rsid w:val="00DC2762"/>
    <w:pPr>
      <w:spacing w:after="0" w:line="240" w:lineRule="auto"/>
    </w:pPr>
    <w:rPr>
      <w:lang w:val="hu-HU"/>
    </w:rPr>
  </w:style>
  <w:style w:type="paragraph" w:styleId="Kiemeltidzet">
    <w:name w:val="Intense Quote"/>
    <w:aliases w:val="Thesis Felsorolás"/>
    <w:basedOn w:val="ThesisSzvegElsBekezds"/>
    <w:next w:val="ThesisSzvegElsBekezds"/>
    <w:link w:val="KiemeltidzetChar"/>
    <w:uiPriority w:val="30"/>
    <w:qFormat/>
    <w:rsid w:val="003E5879"/>
    <w:pPr>
      <w:numPr>
        <w:numId w:val="7"/>
      </w:numPr>
      <w:spacing w:after="0"/>
      <w:ind w:left="720" w:firstLine="0"/>
      <w:jc w:val="left"/>
    </w:pPr>
    <w:rPr>
      <w:iCs/>
    </w:rPr>
  </w:style>
  <w:style w:type="character" w:customStyle="1" w:styleId="KiemeltidzetChar">
    <w:name w:val="Kiemelt idézet Char"/>
    <w:aliases w:val="Thesis Felsorolás Char"/>
    <w:basedOn w:val="Bekezdsalapbettpusa"/>
    <w:link w:val="Kiemeltidzet"/>
    <w:uiPriority w:val="30"/>
    <w:rsid w:val="003E5879"/>
    <w:rPr>
      <w:rFonts w:ascii="Times New Roman" w:hAnsi="Times New Roman"/>
      <w:iCs/>
      <w:sz w:val="24"/>
      <w:lang w:val="hu-HU"/>
    </w:rPr>
  </w:style>
  <w:style w:type="paragraph" w:styleId="brajegyzk">
    <w:name w:val="table of figures"/>
    <w:basedOn w:val="Norml"/>
    <w:next w:val="Norml"/>
    <w:uiPriority w:val="99"/>
    <w:unhideWhenUsed/>
    <w:rsid w:val="00E257D0"/>
    <w:pPr>
      <w:spacing w:after="0"/>
    </w:pPr>
  </w:style>
  <w:style w:type="character" w:customStyle="1" w:styleId="apple-converted-space">
    <w:name w:val="apple-converted-space"/>
    <w:basedOn w:val="Bekezdsalapbettpusa"/>
    <w:rsid w:val="00535835"/>
  </w:style>
  <w:style w:type="table" w:styleId="Rcsostblzat">
    <w:name w:val="Table Grid"/>
    <w:basedOn w:val="Normltblzat"/>
    <w:uiPriority w:val="39"/>
    <w:rsid w:val="0020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5B7CA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B7CA3"/>
    <w:rPr>
      <w:rFonts w:ascii="Segoe UI" w:hAnsi="Segoe UI" w:cs="Segoe UI"/>
      <w:sz w:val="18"/>
      <w:szCs w:val="18"/>
      <w:lang w:val="hu-HU"/>
    </w:rPr>
  </w:style>
  <w:style w:type="character" w:styleId="HTML-kd">
    <w:name w:val="HTML Code"/>
    <w:basedOn w:val="Bekezdsalapbettpusa"/>
    <w:uiPriority w:val="99"/>
    <w:semiHidden/>
    <w:unhideWhenUsed/>
    <w:rsid w:val="005B5AED"/>
    <w:rPr>
      <w:rFonts w:ascii="Courier New" w:eastAsia="Times New Roman" w:hAnsi="Courier New" w:cs="Courier New"/>
      <w:sz w:val="20"/>
      <w:szCs w:val="20"/>
    </w:rPr>
  </w:style>
  <w:style w:type="paragraph" w:styleId="Listaszerbekezds">
    <w:name w:val="List Paragraph"/>
    <w:basedOn w:val="Norml"/>
    <w:uiPriority w:val="34"/>
    <w:qFormat/>
    <w:rsid w:val="00220F0F"/>
    <w:pPr>
      <w:ind w:left="720"/>
      <w:contextualSpacing/>
    </w:pPr>
  </w:style>
  <w:style w:type="paragraph" w:styleId="Jegyzetszveg">
    <w:name w:val="annotation text"/>
    <w:basedOn w:val="Norml"/>
    <w:link w:val="JegyzetszvegChar"/>
    <w:uiPriority w:val="99"/>
    <w:semiHidden/>
    <w:unhideWhenUsed/>
    <w:rsid w:val="00927D1C"/>
    <w:pPr>
      <w:spacing w:line="240" w:lineRule="auto"/>
    </w:pPr>
    <w:rPr>
      <w:sz w:val="20"/>
      <w:szCs w:val="20"/>
    </w:rPr>
  </w:style>
  <w:style w:type="character" w:customStyle="1" w:styleId="JegyzetszvegChar">
    <w:name w:val="Jegyzetszöveg Char"/>
    <w:basedOn w:val="Bekezdsalapbettpusa"/>
    <w:link w:val="Jegyzetszveg"/>
    <w:uiPriority w:val="99"/>
    <w:semiHidden/>
    <w:rsid w:val="00927D1C"/>
    <w:rPr>
      <w:sz w:val="20"/>
      <w:szCs w:val="20"/>
      <w:lang w:val="hu-HU"/>
    </w:rPr>
  </w:style>
  <w:style w:type="character" w:styleId="Jegyzethivatkozs">
    <w:name w:val="annotation reference"/>
    <w:basedOn w:val="Bekezdsalapbettpusa"/>
    <w:uiPriority w:val="99"/>
    <w:semiHidden/>
    <w:unhideWhenUsed/>
    <w:rsid w:val="00927D1C"/>
    <w:rPr>
      <w:sz w:val="16"/>
      <w:szCs w:val="16"/>
    </w:rPr>
  </w:style>
  <w:style w:type="paragraph" w:styleId="Megjegyzstrgya">
    <w:name w:val="annotation subject"/>
    <w:basedOn w:val="Jegyzetszveg"/>
    <w:next w:val="Jegyzetszveg"/>
    <w:link w:val="MegjegyzstrgyaChar"/>
    <w:uiPriority w:val="99"/>
    <w:semiHidden/>
    <w:unhideWhenUsed/>
    <w:rsid w:val="00443005"/>
    <w:rPr>
      <w:b/>
      <w:bCs/>
    </w:rPr>
  </w:style>
  <w:style w:type="character" w:customStyle="1" w:styleId="MegjegyzstrgyaChar">
    <w:name w:val="Megjegyzés tárgya Char"/>
    <w:basedOn w:val="JegyzetszvegChar"/>
    <w:link w:val="Megjegyzstrgya"/>
    <w:uiPriority w:val="99"/>
    <w:semiHidden/>
    <w:rsid w:val="00443005"/>
    <w:rPr>
      <w:b/>
      <w:bCs/>
      <w:sz w:val="20"/>
      <w:szCs w:val="20"/>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28980">
      <w:bodyDiv w:val="1"/>
      <w:marLeft w:val="0"/>
      <w:marRight w:val="0"/>
      <w:marTop w:val="0"/>
      <w:marBottom w:val="0"/>
      <w:divBdr>
        <w:top w:val="none" w:sz="0" w:space="0" w:color="auto"/>
        <w:left w:val="none" w:sz="0" w:space="0" w:color="auto"/>
        <w:bottom w:val="none" w:sz="0" w:space="0" w:color="auto"/>
        <w:right w:val="none" w:sz="0" w:space="0" w:color="auto"/>
      </w:divBdr>
    </w:div>
    <w:div w:id="212889906">
      <w:bodyDiv w:val="1"/>
      <w:marLeft w:val="0"/>
      <w:marRight w:val="0"/>
      <w:marTop w:val="0"/>
      <w:marBottom w:val="0"/>
      <w:divBdr>
        <w:top w:val="none" w:sz="0" w:space="0" w:color="auto"/>
        <w:left w:val="none" w:sz="0" w:space="0" w:color="auto"/>
        <w:bottom w:val="none" w:sz="0" w:space="0" w:color="auto"/>
        <w:right w:val="none" w:sz="0" w:space="0" w:color="auto"/>
      </w:divBdr>
    </w:div>
    <w:div w:id="532042257">
      <w:bodyDiv w:val="1"/>
      <w:marLeft w:val="0"/>
      <w:marRight w:val="0"/>
      <w:marTop w:val="0"/>
      <w:marBottom w:val="0"/>
      <w:divBdr>
        <w:top w:val="none" w:sz="0" w:space="0" w:color="auto"/>
        <w:left w:val="none" w:sz="0" w:space="0" w:color="auto"/>
        <w:bottom w:val="none" w:sz="0" w:space="0" w:color="auto"/>
        <w:right w:val="none" w:sz="0" w:space="0" w:color="auto"/>
      </w:divBdr>
    </w:div>
    <w:div w:id="961765337">
      <w:bodyDiv w:val="1"/>
      <w:marLeft w:val="0"/>
      <w:marRight w:val="0"/>
      <w:marTop w:val="0"/>
      <w:marBottom w:val="0"/>
      <w:divBdr>
        <w:top w:val="none" w:sz="0" w:space="0" w:color="auto"/>
        <w:left w:val="none" w:sz="0" w:space="0" w:color="auto"/>
        <w:bottom w:val="none" w:sz="0" w:space="0" w:color="auto"/>
        <w:right w:val="none" w:sz="0" w:space="0" w:color="auto"/>
      </w:divBdr>
    </w:div>
    <w:div w:id="1374765880">
      <w:bodyDiv w:val="1"/>
      <w:marLeft w:val="0"/>
      <w:marRight w:val="0"/>
      <w:marTop w:val="0"/>
      <w:marBottom w:val="0"/>
      <w:divBdr>
        <w:top w:val="none" w:sz="0" w:space="0" w:color="auto"/>
        <w:left w:val="none" w:sz="0" w:space="0" w:color="auto"/>
        <w:bottom w:val="none" w:sz="0" w:space="0" w:color="auto"/>
        <w:right w:val="none" w:sz="0" w:space="0" w:color="auto"/>
      </w:divBdr>
    </w:div>
    <w:div w:id="1379627620">
      <w:bodyDiv w:val="1"/>
      <w:marLeft w:val="0"/>
      <w:marRight w:val="0"/>
      <w:marTop w:val="0"/>
      <w:marBottom w:val="0"/>
      <w:divBdr>
        <w:top w:val="none" w:sz="0" w:space="0" w:color="auto"/>
        <w:left w:val="none" w:sz="0" w:space="0" w:color="auto"/>
        <w:bottom w:val="none" w:sz="0" w:space="0" w:color="auto"/>
        <w:right w:val="none" w:sz="0" w:space="0" w:color="auto"/>
      </w:divBdr>
    </w:div>
    <w:div w:id="1568342223">
      <w:bodyDiv w:val="1"/>
      <w:marLeft w:val="0"/>
      <w:marRight w:val="0"/>
      <w:marTop w:val="0"/>
      <w:marBottom w:val="0"/>
      <w:divBdr>
        <w:top w:val="none" w:sz="0" w:space="0" w:color="auto"/>
        <w:left w:val="none" w:sz="0" w:space="0" w:color="auto"/>
        <w:bottom w:val="none" w:sz="0" w:space="0" w:color="auto"/>
        <w:right w:val="none" w:sz="0" w:space="0" w:color="auto"/>
      </w:divBdr>
    </w:div>
    <w:div w:id="1708216738">
      <w:bodyDiv w:val="1"/>
      <w:marLeft w:val="0"/>
      <w:marRight w:val="0"/>
      <w:marTop w:val="0"/>
      <w:marBottom w:val="0"/>
      <w:divBdr>
        <w:top w:val="none" w:sz="0" w:space="0" w:color="auto"/>
        <w:left w:val="none" w:sz="0" w:space="0" w:color="auto"/>
        <w:bottom w:val="none" w:sz="0" w:space="0" w:color="auto"/>
        <w:right w:val="none" w:sz="0" w:space="0" w:color="auto"/>
      </w:divBdr>
    </w:div>
    <w:div w:id="1723403403">
      <w:bodyDiv w:val="1"/>
      <w:marLeft w:val="0"/>
      <w:marRight w:val="0"/>
      <w:marTop w:val="0"/>
      <w:marBottom w:val="0"/>
      <w:divBdr>
        <w:top w:val="none" w:sz="0" w:space="0" w:color="auto"/>
        <w:left w:val="none" w:sz="0" w:space="0" w:color="auto"/>
        <w:bottom w:val="none" w:sz="0" w:space="0" w:color="auto"/>
        <w:right w:val="none" w:sz="0" w:space="0" w:color="auto"/>
      </w:divBdr>
    </w:div>
    <w:div w:id="1785921563">
      <w:bodyDiv w:val="1"/>
      <w:marLeft w:val="0"/>
      <w:marRight w:val="0"/>
      <w:marTop w:val="0"/>
      <w:marBottom w:val="0"/>
      <w:divBdr>
        <w:top w:val="none" w:sz="0" w:space="0" w:color="auto"/>
        <w:left w:val="none" w:sz="0" w:space="0" w:color="auto"/>
        <w:bottom w:val="none" w:sz="0" w:space="0" w:color="auto"/>
        <w:right w:val="none" w:sz="0" w:space="0" w:color="auto"/>
      </w:divBdr>
    </w:div>
    <w:div w:id="1827162925">
      <w:bodyDiv w:val="1"/>
      <w:marLeft w:val="0"/>
      <w:marRight w:val="0"/>
      <w:marTop w:val="0"/>
      <w:marBottom w:val="0"/>
      <w:divBdr>
        <w:top w:val="none" w:sz="0" w:space="0" w:color="auto"/>
        <w:left w:val="none" w:sz="0" w:space="0" w:color="auto"/>
        <w:bottom w:val="none" w:sz="0" w:space="0" w:color="auto"/>
        <w:right w:val="none" w:sz="0" w:space="0" w:color="auto"/>
      </w:divBdr>
    </w:div>
    <w:div w:id="204886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u.wikipedia.org/w/index.php?title=Pierre_Louis_Maupertuis&amp;action=edit&amp;redlink=1" TargetMode="External"/><Relationship Id="rId18" Type="http://schemas.openxmlformats.org/officeDocument/2006/relationships/image" Target="media/image1.emf"/><Relationship Id="rId26" Type="http://schemas.openxmlformats.org/officeDocument/2006/relationships/image" Target="media/image5.emf"/><Relationship Id="rId39" Type="http://schemas.openxmlformats.org/officeDocument/2006/relationships/header" Target="header10.xml"/><Relationship Id="rId21" Type="http://schemas.openxmlformats.org/officeDocument/2006/relationships/oleObject" Target="file:///C:\Users\Rozsenich\Documents\THESIS\Diagrams\foglalasvisszaigazolas.vsdx" TargetMode="External"/><Relationship Id="rId34" Type="http://schemas.openxmlformats.org/officeDocument/2006/relationships/image" Target="media/image9.emf"/><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file:///C:\Users\Rozsenich\Documents\THESIS\Documentation\Szakdolgozat_RozsenichBal&#225;zs.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oleObject" Target="file:///C:\Users\Rozsenich\Documents\THESIS\Diagrams\room_nlp_object.vsdx" TargetMode="External"/><Relationship Id="rId11" Type="http://schemas.openxmlformats.org/officeDocument/2006/relationships/header" Target="header3.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oleObject" Target="file:///C:\Users\Rozsenich\Documents\THESIS\Diagrams\models.vsdx"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eader" Target="header13.xm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oleObject" Target="file:///C:\Users\Rozsenich\Documents\THESIS\Diagrams\szobafoglalas.vsd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emf"/><Relationship Id="rId27" Type="http://schemas.openxmlformats.org/officeDocument/2006/relationships/package" Target="embeddings/Microsoft_Visio_Drawing2.vsdx"/><Relationship Id="rId30" Type="http://schemas.openxmlformats.org/officeDocument/2006/relationships/image" Target="media/image7.emf"/><Relationship Id="rId35" Type="http://schemas.openxmlformats.org/officeDocument/2006/relationships/oleObject" Target="file:///C:\Users\Rozsenich\Documents\THESIS\Diagrams\room_nlp_object_extra3.vsdx"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4.xml"/><Relationship Id="rId8" Type="http://schemas.openxmlformats.org/officeDocument/2006/relationships/header" Target="header1.xml"/><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package" Target="embeddings/Microsoft_Visio_Drawing1.vsdx"/><Relationship Id="rId33" Type="http://schemas.openxmlformats.org/officeDocument/2006/relationships/oleObject" Target="file:///C:\Users\Rozsenich\Documents\THESIS\Diagrams\room_nlp_object_extra2.vsdx" TargetMode="External"/><Relationship Id="rId38" Type="http://schemas.openxmlformats.org/officeDocument/2006/relationships/header" Target="header9.xml"/><Relationship Id="rId46" Type="http://schemas.openxmlformats.org/officeDocument/2006/relationships/image" Target="media/image17.png"/><Relationship Id="rId59" Type="http://schemas.openxmlformats.org/officeDocument/2006/relationships/theme" Target="theme/theme1.xml"/><Relationship Id="rId20" Type="http://schemas.openxmlformats.org/officeDocument/2006/relationships/image" Target="media/image2.emf"/><Relationship Id="rId41" Type="http://schemas.openxmlformats.org/officeDocument/2006/relationships/image" Target="media/image12.png"/><Relationship Id="rId54" Type="http://schemas.openxmlformats.org/officeDocument/2006/relationships/hyperlink" Target="http://mik.uni-pannon.hu/index.php?func=news&amp;main=26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oleObject" Target="file:///C:\Users\Rozsenich\Documents\THESIS\Diagrams\smartfiltering.vsdx" TargetMode="External"/><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oleObject" Target="file:///C:\Users\Rozsenich\Documents\THESIS\Diagrams\room_nlp_object_extra1.vsdx" TargetMode="External"/><Relationship Id="rId44" Type="http://schemas.openxmlformats.org/officeDocument/2006/relationships/image" Target="media/image15.png"/><Relationship Id="rId52" Type="http://schemas.openxmlformats.org/officeDocument/2006/relationships/header" Target="header1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EFB20-27FC-438A-8588-3B7ABB1CD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3759</TotalTime>
  <Pages>71</Pages>
  <Words>14975</Words>
  <Characters>85362</Characters>
  <Application>Microsoft Office Word</Application>
  <DocSecurity>0</DocSecurity>
  <Lines>711</Lines>
  <Paragraphs>200</Paragraphs>
  <ScaleCrop>false</ScaleCrop>
  <HeadingPairs>
    <vt:vector size="2" baseType="variant">
      <vt:variant>
        <vt:lpstr>Cím</vt:lpstr>
      </vt:variant>
      <vt:variant>
        <vt:i4>1</vt:i4>
      </vt:variant>
    </vt:vector>
  </HeadingPairs>
  <TitlesOfParts>
    <vt:vector size="1" baseType="lpstr">
      <vt:lpstr>Vendéglátói szálláshelyek csoportos foglalását megvalósító rendszer</vt:lpstr>
    </vt:vector>
  </TitlesOfParts>
  <Manager>Márton Frits</Manager>
  <Company>University of Pannonia, Veszprém</Company>
  <LinksUpToDate>false</LinksUpToDate>
  <CharactersWithSpaces>100137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Vendéglátói szálláshelyek csoportos foglalását megvalósító rendszer</dc:title>
  <dc:subject/>
  <dc:creator>Balázs Rozsenich</dc:creator>
  <cp:keywords/>
  <dc:description/>
  <cp:lastModifiedBy>Balázs Rozsenich</cp:lastModifiedBy>
  <cp:revision>183</cp:revision>
  <cp:lastPrinted>2015-04-13T13:15:00Z</cp:lastPrinted>
  <dcterms:created xsi:type="dcterms:W3CDTF">2015-04-07T11:27:00Z</dcterms:created>
  <dcterms:modified xsi:type="dcterms:W3CDTF">2015-04-17T20:03:00Z</dcterms:modified>
  <cp:contentStatus/>
</cp:coreProperties>
</file>